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17CA2" w14:textId="0EE5E2FA" w:rsidR="00A569F1" w:rsidRPr="000C3910" w:rsidRDefault="00934370">
      <w:pPr>
        <w:rPr>
          <w:sz w:val="32"/>
          <w:szCs w:val="32"/>
        </w:rPr>
      </w:pPr>
      <w:r w:rsidRPr="000C3910">
        <w:rPr>
          <w:sz w:val="32"/>
          <w:szCs w:val="32"/>
        </w:rPr>
        <w:t xml:space="preserve">Requirements for Dynamic Channel Control of rx888 – </w:t>
      </w:r>
      <w:del w:id="0" w:author="William Engelke" w:date="2025-06-17T10:22:00Z" w16du:dateUtc="2025-06-17T15:22:00Z">
        <w:r w:rsidRPr="000C3910" w:rsidDel="00BA280C">
          <w:rPr>
            <w:sz w:val="32"/>
            <w:szCs w:val="32"/>
          </w:rPr>
          <w:delText>DR</w:delText>
        </w:r>
      </w:del>
      <w:ins w:id="1" w:author="William Engelke" w:date="2025-06-17T11:22:00Z" w16du:dateUtc="2025-06-17T16:22:00Z">
        <w:r w:rsidR="008F7CF0">
          <w:rPr>
            <w:sz w:val="32"/>
            <w:szCs w:val="32"/>
          </w:rPr>
          <w:t>DR</w:t>
        </w:r>
      </w:ins>
      <w:r w:rsidRPr="000C3910">
        <w:rPr>
          <w:sz w:val="32"/>
          <w:szCs w:val="32"/>
        </w:rPr>
        <w:t xml:space="preserve">AFT </w:t>
      </w:r>
      <w:ins w:id="2" w:author="William Engelke" w:date="2025-06-17T09:52:00Z" w16du:dateUtc="2025-06-17T14:52:00Z">
        <w:r w:rsidR="00017BF4">
          <w:rPr>
            <w:sz w:val="32"/>
            <w:szCs w:val="32"/>
          </w:rPr>
          <w:t>2</w:t>
        </w:r>
      </w:ins>
      <w:del w:id="3" w:author="William Engelke" w:date="2025-06-17T09:52:00Z" w16du:dateUtc="2025-06-17T14:52:00Z">
        <w:r w:rsidRPr="000C3910" w:rsidDel="00017BF4">
          <w:rPr>
            <w:sz w:val="32"/>
            <w:szCs w:val="32"/>
          </w:rPr>
          <w:delText>1</w:delText>
        </w:r>
      </w:del>
    </w:p>
    <w:p w14:paraId="3690BBC3" w14:textId="6147183A" w:rsidR="00934370" w:rsidRDefault="00934370">
      <w:proofErr w:type="gramStart"/>
      <w:r>
        <w:t>June,</w:t>
      </w:r>
      <w:proofErr w:type="gramEnd"/>
      <w:r>
        <w:t xml:space="preserve"> 2025 </w:t>
      </w:r>
      <w:r w:rsidR="000C3910">
        <w:t>–</w:t>
      </w:r>
      <w:r>
        <w:t xml:space="preserve"> </w:t>
      </w:r>
      <w:r w:rsidR="000C3910">
        <w:t xml:space="preserve">W. Engelke, </w:t>
      </w:r>
      <w:r>
        <w:t>AB4EJ</w:t>
      </w:r>
    </w:p>
    <w:p w14:paraId="19EB8DE9" w14:textId="77777777" w:rsidR="00934370" w:rsidRDefault="00934370" w:rsidP="000C3910">
      <w:pPr>
        <w:pBdr>
          <w:bottom w:val="single" w:sz="4" w:space="1" w:color="auto"/>
        </w:pBdr>
      </w:pPr>
    </w:p>
    <w:p w14:paraId="733BAB5F" w14:textId="167D2939" w:rsidR="00677AE0" w:rsidRDefault="00677AE0">
      <w:r>
        <w:t xml:space="preserve">This document explains the requirements for a set of functions to enable science users to request selected rx888 stations to add a channel to their suite of frequency ranges being monitored. This is called </w:t>
      </w:r>
      <w:proofErr w:type="gramStart"/>
      <w:r>
        <w:t xml:space="preserve">a </w:t>
      </w:r>
      <w:ins w:id="4" w:author="William Engelke" w:date="2025-06-17T10:19:00Z" w16du:dateUtc="2025-06-17T15:19:00Z">
        <w:r w:rsidR="00016DD7">
          <w:t>Channel</w:t>
        </w:r>
        <w:proofErr w:type="gramEnd"/>
        <w:r w:rsidR="00016DD7">
          <w:t xml:space="preserve"> Configuration</w:t>
        </w:r>
      </w:ins>
      <w:ins w:id="5" w:author="William Engelke" w:date="2025-06-17T10:54:00Z" w16du:dateUtc="2025-06-17T15:54:00Z">
        <w:r w:rsidR="005F58B6">
          <w:t xml:space="preserve"> </w:t>
        </w:r>
      </w:ins>
      <w:ins w:id="6" w:author="William Engelke" w:date="2025-06-17T10:19:00Z" w16du:dateUtc="2025-06-17T15:19:00Z">
        <w:r w:rsidR="00016DD7">
          <w:t>(</w:t>
        </w:r>
      </w:ins>
      <w:commentRangeStart w:id="7"/>
      <w:commentRangeStart w:id="8"/>
      <w:commentRangeStart w:id="9"/>
      <w:del w:id="10" w:author="William Engelke" w:date="2025-06-17T10:19:00Z" w16du:dateUtc="2025-06-17T15:19:00Z">
        <w:r w:rsidDel="00016DD7">
          <w:delText>Dynamic Request (DR</w:delText>
        </w:r>
      </w:del>
      <w:ins w:id="11" w:author="William Engelke" w:date="2025-06-17T10:22:00Z" w16du:dateUtc="2025-06-17T15:22:00Z">
        <w:r w:rsidR="00BA280C">
          <w:t>CC</w:t>
        </w:r>
      </w:ins>
      <w:r>
        <w:t>)</w:t>
      </w:r>
      <w:commentRangeEnd w:id="7"/>
      <w:r w:rsidR="00541281">
        <w:rPr>
          <w:rStyle w:val="CommentReference"/>
        </w:rPr>
        <w:commentReference w:id="7"/>
      </w:r>
      <w:commentRangeEnd w:id="8"/>
      <w:r w:rsidR="005B47A6">
        <w:rPr>
          <w:rStyle w:val="CommentReference"/>
        </w:rPr>
        <w:commentReference w:id="8"/>
      </w:r>
      <w:commentRangeEnd w:id="9"/>
      <w:r w:rsidR="00AF6DBA">
        <w:rPr>
          <w:rStyle w:val="CommentReference"/>
        </w:rPr>
        <w:commentReference w:id="9"/>
      </w:r>
      <w:r>
        <w:t>.</w:t>
      </w:r>
      <w:r w:rsidR="000B7180">
        <w:t xml:space="preserve"> For ease of explanation, this document uses the term “rx888” to refer to the Software Defined Receivers (S</w:t>
      </w:r>
      <w:del w:id="12" w:author="William Engelke" w:date="2025-06-17T10:22:00Z" w16du:dateUtc="2025-06-17T15:22:00Z">
        <w:r w:rsidR="000B7180" w:rsidDel="00BA280C">
          <w:delText>DR</w:delText>
        </w:r>
      </w:del>
      <w:ins w:id="13" w:author="William Engelke" w:date="2025-06-17T10:54:00Z" w16du:dateUtc="2025-06-17T15:54:00Z">
        <w:r w:rsidR="005F58B6">
          <w:t>DR</w:t>
        </w:r>
      </w:ins>
      <w:r w:rsidR="000B7180">
        <w:t>) in observer stations, but additional S</w:t>
      </w:r>
      <w:del w:id="14" w:author="William Engelke" w:date="2025-06-17T10:22:00Z" w16du:dateUtc="2025-06-17T15:22:00Z">
        <w:r w:rsidR="000B7180" w:rsidDel="00BA280C">
          <w:delText>DR</w:delText>
        </w:r>
      </w:del>
      <w:ins w:id="15" w:author="William Engelke" w:date="2025-06-17T10:54:00Z" w16du:dateUtc="2025-06-17T15:54:00Z">
        <w:r w:rsidR="005F58B6">
          <w:t>DR</w:t>
        </w:r>
      </w:ins>
      <w:r w:rsidR="000B7180">
        <w:t xml:space="preserve"> types may be added.</w:t>
      </w:r>
    </w:p>
    <w:p w14:paraId="25881189" w14:textId="77777777" w:rsidR="00677AE0" w:rsidRDefault="00677AE0" w:rsidP="000C3910">
      <w:pPr>
        <w:pBdr>
          <w:bottom w:val="single" w:sz="4" w:space="1" w:color="auto"/>
        </w:pBdr>
      </w:pPr>
    </w:p>
    <w:p w14:paraId="468E5162" w14:textId="548DA4CE" w:rsidR="00934370" w:rsidRPr="000C3910" w:rsidRDefault="00934370">
      <w:pPr>
        <w:rPr>
          <w:b/>
          <w:bCs/>
        </w:rPr>
      </w:pPr>
      <w:r w:rsidRPr="000C3910">
        <w:rPr>
          <w:b/>
          <w:bCs/>
        </w:rPr>
        <w:t>Objectives</w:t>
      </w:r>
      <w:r w:rsidR="00AE59DF" w:rsidRPr="000C3910">
        <w:rPr>
          <w:b/>
          <w:bCs/>
        </w:rPr>
        <w:t xml:space="preserve"> &amp; Rough Requirements</w:t>
      </w:r>
    </w:p>
    <w:p w14:paraId="697A8C22" w14:textId="146E5A31" w:rsidR="00E62528" w:rsidRDefault="00E62528">
      <w:r>
        <w:t xml:space="preserve">“Science Users” means those PSWS accounts that have the privileges to be able to create </w:t>
      </w:r>
      <w:del w:id="16" w:author="William Engelke" w:date="2025-06-17T10:22:00Z" w16du:dateUtc="2025-06-17T15:22:00Z">
        <w:r w:rsidDel="00BA280C">
          <w:delText>DR</w:delText>
        </w:r>
      </w:del>
      <w:ins w:id="17" w:author="William Engelke" w:date="2025-06-17T10:22:00Z" w16du:dateUtc="2025-06-17T15:22:00Z">
        <w:r w:rsidR="00BA280C">
          <w:t>CC</w:t>
        </w:r>
      </w:ins>
      <w:r>
        <w:t xml:space="preserve">s. The screens &amp; functionality to do this will be visible only to these users. </w:t>
      </w:r>
    </w:p>
    <w:p w14:paraId="72A3CE89" w14:textId="77AC7E13" w:rsidR="00677AE0" w:rsidRDefault="00677AE0">
      <w:r>
        <w:t>Science users should be able to do the following:</w:t>
      </w:r>
    </w:p>
    <w:p w14:paraId="18F3FDC9" w14:textId="6886C5E4" w:rsidR="00677AE0" w:rsidRDefault="00677AE0" w:rsidP="000B7180">
      <w:pPr>
        <w:pStyle w:val="ListParagraph"/>
        <w:numPr>
          <w:ilvl w:val="0"/>
          <w:numId w:val="1"/>
        </w:numPr>
      </w:pPr>
      <w:r>
        <w:t xml:space="preserve">See a list of rx888 stations that are available for </w:t>
      </w:r>
      <w:del w:id="18" w:author="William Engelke" w:date="2025-06-17T10:22:00Z" w16du:dateUtc="2025-06-17T15:22:00Z">
        <w:r w:rsidDel="00BA280C">
          <w:delText>DR</w:delText>
        </w:r>
      </w:del>
      <w:ins w:id="19" w:author="William Engelke" w:date="2025-06-17T10:22:00Z" w16du:dateUtc="2025-06-17T15:22:00Z">
        <w:r w:rsidR="00BA280C">
          <w:t>CC</w:t>
        </w:r>
      </w:ins>
    </w:p>
    <w:p w14:paraId="08922630" w14:textId="3571A644" w:rsidR="00677AE0" w:rsidRDefault="00677AE0" w:rsidP="000B7180">
      <w:pPr>
        <w:pStyle w:val="ListParagraph"/>
        <w:numPr>
          <w:ilvl w:val="0"/>
          <w:numId w:val="1"/>
        </w:numPr>
      </w:pPr>
      <w:r>
        <w:t xml:space="preserve">Select the stations they wish to send a </w:t>
      </w:r>
      <w:del w:id="20" w:author="William Engelke" w:date="2025-06-17T10:22:00Z" w16du:dateUtc="2025-06-17T15:22:00Z">
        <w:r w:rsidDel="00BA280C">
          <w:delText>DR</w:delText>
        </w:r>
      </w:del>
      <w:ins w:id="21" w:author="William Engelke" w:date="2025-06-17T10:22:00Z" w16du:dateUtc="2025-06-17T15:22:00Z">
        <w:r w:rsidR="00BA280C">
          <w:t>CC</w:t>
        </w:r>
      </w:ins>
      <w:r>
        <w:t xml:space="preserve"> to; the selection method should allow filtering available stations according to a geofence or other criteria</w:t>
      </w:r>
      <w:r w:rsidR="000B7180">
        <w:t xml:space="preserve"> </w:t>
      </w:r>
      <w:ins w:id="22" w:author="William Engelke" w:date="2025-06-17T10:54:00Z" w16du:dateUtc="2025-06-17T15:54:00Z">
        <w:r w:rsidR="005F58B6">
          <w:t>such as remaining capacity</w:t>
        </w:r>
      </w:ins>
      <w:del w:id="23" w:author="William Engelke" w:date="2025-06-17T10:54:00Z" w16du:dateUtc="2025-06-17T15:54:00Z">
        <w:r w:rsidDel="005F58B6">
          <w:delText>(TBD)</w:delText>
        </w:r>
      </w:del>
    </w:p>
    <w:p w14:paraId="5B19F929" w14:textId="05F7260D" w:rsidR="00677AE0" w:rsidRDefault="00677AE0" w:rsidP="000B7180">
      <w:pPr>
        <w:pStyle w:val="ListParagraph"/>
        <w:numPr>
          <w:ilvl w:val="0"/>
          <w:numId w:val="1"/>
        </w:numPr>
      </w:pPr>
      <w:r>
        <w:t xml:space="preserve">See which stations have accepted a </w:t>
      </w:r>
      <w:del w:id="24" w:author="William Engelke" w:date="2025-06-17T10:22:00Z" w16du:dateUtc="2025-06-17T15:22:00Z">
        <w:r w:rsidDel="00BA280C">
          <w:delText>DR</w:delText>
        </w:r>
      </w:del>
      <w:ins w:id="25" w:author="William Engelke" w:date="2025-06-17T10:22:00Z" w16du:dateUtc="2025-06-17T15:22:00Z">
        <w:r w:rsidR="00BA280C">
          <w:t>CC</w:t>
        </w:r>
      </w:ins>
    </w:p>
    <w:p w14:paraId="077DC076" w14:textId="1B1D261A" w:rsidR="00677AE0" w:rsidRDefault="00677AE0" w:rsidP="000B7180">
      <w:pPr>
        <w:pStyle w:val="ListParagraph"/>
        <w:numPr>
          <w:ilvl w:val="0"/>
          <w:numId w:val="1"/>
        </w:numPr>
      </w:pPr>
      <w:r>
        <w:t xml:space="preserve">Filter observations to see those which have been created by their own </w:t>
      </w:r>
      <w:del w:id="26" w:author="William Engelke" w:date="2025-06-17T10:22:00Z" w16du:dateUtc="2025-06-17T15:22:00Z">
        <w:r w:rsidDel="00BA280C">
          <w:delText>DR</w:delText>
        </w:r>
      </w:del>
      <w:ins w:id="27" w:author="William Engelke" w:date="2025-06-17T10:22:00Z" w16du:dateUtc="2025-06-17T15:22:00Z">
        <w:r w:rsidR="00BA280C">
          <w:t>CC</w:t>
        </w:r>
      </w:ins>
      <w:r>
        <w:t xml:space="preserve"> or the </w:t>
      </w:r>
      <w:del w:id="28" w:author="William Engelke" w:date="2025-06-17T10:22:00Z" w16du:dateUtc="2025-06-17T15:22:00Z">
        <w:r w:rsidDel="00BA280C">
          <w:delText>DR</w:delText>
        </w:r>
      </w:del>
      <w:ins w:id="29" w:author="William Engelke" w:date="2025-06-17T10:22:00Z" w16du:dateUtc="2025-06-17T15:22:00Z">
        <w:r w:rsidR="00BA280C">
          <w:t>CC</w:t>
        </w:r>
      </w:ins>
      <w:r>
        <w:t xml:space="preserve"> of another science user</w:t>
      </w:r>
    </w:p>
    <w:p w14:paraId="0A16B4C9" w14:textId="0F0045B0" w:rsidR="00677AE0" w:rsidRDefault="00677AE0" w:rsidP="000B7180">
      <w:pPr>
        <w:pStyle w:val="ListParagraph"/>
        <w:numPr>
          <w:ilvl w:val="0"/>
          <w:numId w:val="1"/>
        </w:numPr>
        <w:rPr>
          <w:ins w:id="30" w:author="Dr. Nathaniel A. Frissell Ph.D." w:date="2025-06-12T09:16:00Z" w16du:dateUtc="2025-06-12T13:16:00Z"/>
        </w:rPr>
      </w:pPr>
      <w:r>
        <w:t xml:space="preserve">Download observation data from their own </w:t>
      </w:r>
      <w:del w:id="31" w:author="William Engelke" w:date="2025-06-17T10:22:00Z" w16du:dateUtc="2025-06-17T15:22:00Z">
        <w:r w:rsidDel="00BA280C">
          <w:delText>DR</w:delText>
        </w:r>
      </w:del>
      <w:ins w:id="32" w:author="William Engelke" w:date="2025-06-17T10:22:00Z" w16du:dateUtc="2025-06-17T15:22:00Z">
        <w:r w:rsidR="00BA280C">
          <w:t>CC</w:t>
        </w:r>
      </w:ins>
      <w:r>
        <w:t xml:space="preserve"> or another </w:t>
      </w:r>
      <w:del w:id="33" w:author="William Engelke" w:date="2025-06-17T10:22:00Z" w16du:dateUtc="2025-06-17T15:22:00Z">
        <w:r w:rsidDel="00BA280C">
          <w:delText>DR</w:delText>
        </w:r>
      </w:del>
      <w:ins w:id="34" w:author="William Engelke" w:date="2025-06-17T10:22:00Z" w16du:dateUtc="2025-06-17T15:22:00Z">
        <w:r w:rsidR="00BA280C">
          <w:t>CC</w:t>
        </w:r>
      </w:ins>
      <w:ins w:id="35" w:author="William Engelke" w:date="2025-06-17T10:20:00Z" w16du:dateUtc="2025-06-17T15:20:00Z">
        <w:r w:rsidR="00016DD7">
          <w:t xml:space="preserve"> using the Observations tab (same as downloading any observation)</w:t>
        </w:r>
      </w:ins>
    </w:p>
    <w:p w14:paraId="1A015692" w14:textId="124AFADC" w:rsidR="00541281" w:rsidRDefault="00541281" w:rsidP="000B7180">
      <w:pPr>
        <w:pStyle w:val="ListParagraph"/>
        <w:numPr>
          <w:ilvl w:val="0"/>
          <w:numId w:val="1"/>
        </w:numPr>
      </w:pPr>
      <w:ins w:id="36" w:author="Dr. Nathaniel A. Frissell Ph.D." w:date="2025-06-12T09:16:00Z" w16du:dateUtc="2025-06-12T13:16:00Z">
        <w:r>
          <w:t>See ca</w:t>
        </w:r>
      </w:ins>
      <w:ins w:id="37" w:author="Dr. Nathaniel A. Frissell Ph.D." w:date="2025-06-12T09:17:00Z" w16du:dateUtc="2025-06-12T13:17:00Z">
        <w:r>
          <w:t>pabilities and resources available at each station (i.e. CPU load, etc.)</w:t>
        </w:r>
      </w:ins>
    </w:p>
    <w:p w14:paraId="0C74A48F" w14:textId="49A7251A" w:rsidR="000C3910" w:rsidRDefault="000C3910">
      <w:r>
        <w:t>Science Superusers should be able to:</w:t>
      </w:r>
    </w:p>
    <w:p w14:paraId="409BA322" w14:textId="397E913C" w:rsidR="000C3910" w:rsidRDefault="000C3910" w:rsidP="000C3910">
      <w:pPr>
        <w:pStyle w:val="ListParagraph"/>
        <w:numPr>
          <w:ilvl w:val="0"/>
          <w:numId w:val="7"/>
        </w:numPr>
      </w:pPr>
      <w:r>
        <w:t xml:space="preserve">Cancel all pending and running </w:t>
      </w:r>
      <w:del w:id="38" w:author="William Engelke" w:date="2025-06-17T10:22:00Z" w16du:dateUtc="2025-06-17T15:22:00Z">
        <w:r w:rsidDel="00BA280C">
          <w:delText>DR</w:delText>
        </w:r>
      </w:del>
      <w:ins w:id="39" w:author="William Engelke" w:date="2025-06-17T10:22:00Z" w16du:dateUtc="2025-06-17T15:22:00Z">
        <w:r w:rsidR="00BA280C">
          <w:t>CC</w:t>
        </w:r>
      </w:ins>
      <w:r>
        <w:t xml:space="preserve">s, or any arbitrary </w:t>
      </w:r>
      <w:del w:id="40" w:author="William Engelke" w:date="2025-06-17T10:22:00Z" w16du:dateUtc="2025-06-17T15:22:00Z">
        <w:r w:rsidDel="00BA280C">
          <w:delText>DR</w:delText>
        </w:r>
      </w:del>
      <w:ins w:id="41" w:author="William Engelke" w:date="2025-06-17T10:22:00Z" w16du:dateUtc="2025-06-17T15:22:00Z">
        <w:r w:rsidR="00BA280C">
          <w:t>CC</w:t>
        </w:r>
      </w:ins>
    </w:p>
    <w:p w14:paraId="42D39BC3" w14:textId="479671C1" w:rsidR="000C3910" w:rsidRDefault="000C3910" w:rsidP="000C3910">
      <w:pPr>
        <w:pStyle w:val="ListParagraph"/>
        <w:numPr>
          <w:ilvl w:val="0"/>
          <w:numId w:val="7"/>
        </w:numPr>
      </w:pPr>
      <w:r>
        <w:t xml:space="preserve">Initiate a </w:t>
      </w:r>
      <w:del w:id="42" w:author="William Engelke" w:date="2025-06-17T10:22:00Z" w16du:dateUtc="2025-06-17T15:22:00Z">
        <w:r w:rsidDel="00BA280C">
          <w:delText>DR</w:delText>
        </w:r>
      </w:del>
      <w:ins w:id="43" w:author="William Engelke" w:date="2025-06-17T10:22:00Z" w16du:dateUtc="2025-06-17T15:22:00Z">
        <w:r w:rsidR="00BA280C">
          <w:t>CC</w:t>
        </w:r>
      </w:ins>
      <w:r>
        <w:t xml:space="preserve"> to go to all available stations</w:t>
      </w:r>
    </w:p>
    <w:p w14:paraId="19A9D99C" w14:textId="0BC129FE" w:rsidR="00677AE0" w:rsidRDefault="000B7180">
      <w:commentRangeStart w:id="44"/>
      <w:commentRangeStart w:id="45"/>
      <w:r>
        <w:t>Station users</w:t>
      </w:r>
      <w:commentRangeEnd w:id="44"/>
      <w:r w:rsidR="00541281">
        <w:rPr>
          <w:rStyle w:val="CommentReference"/>
        </w:rPr>
        <w:commentReference w:id="44"/>
      </w:r>
      <w:commentRangeEnd w:id="45"/>
      <w:r w:rsidR="005B47A6">
        <w:rPr>
          <w:rStyle w:val="CommentReference"/>
        </w:rPr>
        <w:commentReference w:id="45"/>
      </w:r>
      <w:r>
        <w:t xml:space="preserve"> should be able to:</w:t>
      </w:r>
    </w:p>
    <w:p w14:paraId="0EA09928" w14:textId="7196D379" w:rsidR="000B7180" w:rsidRDefault="000B7180" w:rsidP="000B7180">
      <w:pPr>
        <w:pStyle w:val="ListParagraph"/>
        <w:numPr>
          <w:ilvl w:val="0"/>
          <w:numId w:val="2"/>
        </w:numPr>
        <w:rPr>
          <w:ins w:id="46" w:author="William Engelke" w:date="2025-06-17T11:23:00Z" w16du:dateUtc="2025-06-17T16:23:00Z"/>
        </w:rPr>
      </w:pPr>
      <w:r>
        <w:t xml:space="preserve">See a list of </w:t>
      </w:r>
      <w:del w:id="47" w:author="William Engelke" w:date="2025-06-17T10:22:00Z" w16du:dateUtc="2025-06-17T15:22:00Z">
        <w:r w:rsidDel="00BA280C">
          <w:delText>DR</w:delText>
        </w:r>
      </w:del>
      <w:ins w:id="48" w:author="William Engelke" w:date="2025-06-17T10:22:00Z" w16du:dateUtc="2025-06-17T15:22:00Z">
        <w:r w:rsidR="00BA280C">
          <w:t>CC</w:t>
        </w:r>
      </w:ins>
      <w:r>
        <w:t>s assigned to their station</w:t>
      </w:r>
    </w:p>
    <w:p w14:paraId="0184C591" w14:textId="07C58900" w:rsidR="008F7CF0" w:rsidRDefault="008F7CF0" w:rsidP="000B7180">
      <w:pPr>
        <w:pStyle w:val="ListParagraph"/>
        <w:numPr>
          <w:ilvl w:val="0"/>
          <w:numId w:val="2"/>
        </w:numPr>
      </w:pPr>
      <w:ins w:id="49" w:author="William Engelke" w:date="2025-06-17T11:23:00Z" w16du:dateUtc="2025-06-17T16:23:00Z">
        <w:r>
          <w:t>Stations provided by the project are to be contr</w:t>
        </w:r>
      </w:ins>
      <w:ins w:id="50" w:author="William Engelke" w:date="2025-06-17T11:24:00Z" w16du:dateUtc="2025-06-17T16:24:00Z">
        <w:r>
          <w:t xml:space="preserve">olled centrally; stations funded by </w:t>
        </w:r>
        <w:proofErr w:type="gramStart"/>
        <w:r>
          <w:t>volunteer</w:t>
        </w:r>
        <w:proofErr w:type="gramEnd"/>
        <w:r>
          <w:t xml:space="preserve"> can opt to accept or ignore CC requests </w:t>
        </w:r>
      </w:ins>
      <w:ins w:id="51" w:author="William Engelke" w:date="2025-06-17T11:25:00Z" w16du:dateUtc="2025-06-17T16:25:00Z">
        <w:r>
          <w:t>or deletions</w:t>
        </w:r>
      </w:ins>
    </w:p>
    <w:p w14:paraId="713FB868" w14:textId="4A30F140" w:rsidR="00D62BA0" w:rsidRDefault="00D62BA0">
      <w:pPr>
        <w:rPr>
          <w:ins w:id="52" w:author="William Engelke" w:date="2025-06-17T11:08:00Z" w16du:dateUtc="2025-06-17T16:08:00Z"/>
          <w:b/>
          <w:bCs/>
        </w:rPr>
      </w:pPr>
      <w:ins w:id="53" w:author="William Engelke" w:date="2025-06-17T11:08:00Z" w16du:dateUtc="2025-06-17T16:08:00Z">
        <w:r>
          <w:rPr>
            <w:b/>
            <w:bCs/>
          </w:rPr>
          <w:br w:type="page"/>
        </w:r>
      </w:ins>
    </w:p>
    <w:p w14:paraId="52A400B6" w14:textId="77777777" w:rsidR="000C3910" w:rsidRDefault="000C3910" w:rsidP="000C3910">
      <w:pPr>
        <w:pBdr>
          <w:bottom w:val="single" w:sz="4" w:space="1" w:color="auto"/>
        </w:pBdr>
        <w:rPr>
          <w:b/>
          <w:bCs/>
        </w:rPr>
      </w:pPr>
    </w:p>
    <w:p w14:paraId="4911764C" w14:textId="375BFD76" w:rsidR="00677AE0" w:rsidRPr="000C3910" w:rsidDel="00D62BA0" w:rsidRDefault="00677AE0">
      <w:pPr>
        <w:rPr>
          <w:del w:id="54" w:author="William Engelke" w:date="2025-06-17T11:10:00Z" w16du:dateUtc="2025-06-17T16:10:00Z"/>
          <w:b/>
          <w:bCs/>
        </w:rPr>
      </w:pPr>
      <w:del w:id="55" w:author="William Engelke" w:date="2025-06-17T11:10:00Z" w16du:dateUtc="2025-06-17T16:10:00Z">
        <w:r w:rsidRPr="000C3910" w:rsidDel="00D62BA0">
          <w:rPr>
            <w:b/>
            <w:bCs/>
          </w:rPr>
          <w:delText>Open Questions</w:delText>
        </w:r>
      </w:del>
    </w:p>
    <w:p w14:paraId="00D2A215" w14:textId="34A8F28F" w:rsidR="00677AE0" w:rsidDel="00D62BA0" w:rsidRDefault="00677AE0">
      <w:pPr>
        <w:rPr>
          <w:del w:id="56" w:author="William Engelke" w:date="2025-06-17T11:09:00Z" w16du:dateUtc="2025-06-17T16:09:00Z"/>
        </w:rPr>
        <w:pPrChange w:id="57" w:author="William Engelke" w:date="2025-06-17T11:09:00Z" w16du:dateUtc="2025-06-17T16:09:00Z">
          <w:pPr>
            <w:pStyle w:val="ListParagraph"/>
            <w:numPr>
              <w:numId w:val="2"/>
            </w:numPr>
            <w:ind w:hanging="360"/>
          </w:pPr>
        </w:pPrChange>
      </w:pPr>
      <w:del w:id="58" w:author="William Engelke" w:date="2025-06-17T11:09:00Z" w16du:dateUtc="2025-06-17T16:09:00Z">
        <w:r w:rsidDel="00D62BA0">
          <w:delText xml:space="preserve">Do we need to make </w:delText>
        </w:r>
      </w:del>
      <w:commentRangeStart w:id="59"/>
      <w:commentRangeStart w:id="60"/>
      <w:del w:id="61" w:author="William Engelke" w:date="2025-06-17T10:22:00Z" w16du:dateUtc="2025-06-17T15:22:00Z">
        <w:r w:rsidDel="00BA280C">
          <w:delText>DR</w:delText>
        </w:r>
      </w:del>
      <w:del w:id="62" w:author="William Engelke" w:date="2025-06-17T11:09:00Z" w16du:dateUtc="2025-06-17T16:09:00Z">
        <w:r w:rsidDel="00D62BA0">
          <w:delText>s expiring?</w:delText>
        </w:r>
      </w:del>
      <w:del w:id="63" w:author="William Engelke" w:date="2025-06-17T10:55:00Z" w16du:dateUtc="2025-06-17T15:55:00Z">
        <w:r w:rsidR="00E62528" w:rsidDel="005F58B6">
          <w:delText xml:space="preserve"> (probably</w:delText>
        </w:r>
        <w:commentRangeEnd w:id="59"/>
        <w:r w:rsidR="00541281" w:rsidDel="005F58B6">
          <w:rPr>
            <w:rStyle w:val="CommentReference"/>
          </w:rPr>
          <w:commentReference w:id="59"/>
        </w:r>
        <w:commentRangeEnd w:id="60"/>
        <w:r w:rsidR="005B47A6" w:rsidDel="005F58B6">
          <w:rPr>
            <w:rStyle w:val="CommentReference"/>
          </w:rPr>
          <w:commentReference w:id="60"/>
        </w:r>
        <w:r w:rsidR="00E62528" w:rsidDel="005F58B6">
          <w:delText>)</w:delText>
        </w:r>
        <w:r w:rsidR="00976A90" w:rsidDel="005F58B6">
          <w:delText xml:space="preserve">; what should be the maximum length of time a </w:delText>
        </w:r>
      </w:del>
      <w:del w:id="64" w:author="William Engelke" w:date="2025-06-17T10:22:00Z" w16du:dateUtc="2025-06-17T15:22:00Z">
        <w:r w:rsidR="00976A90" w:rsidDel="00BA280C">
          <w:delText>DR</w:delText>
        </w:r>
      </w:del>
      <w:del w:id="65" w:author="William Engelke" w:date="2025-06-17T10:55:00Z" w16du:dateUtc="2025-06-17T15:55:00Z">
        <w:r w:rsidR="00976A90" w:rsidDel="005F58B6">
          <w:delText xml:space="preserve"> is active? </w:delText>
        </w:r>
      </w:del>
      <w:del w:id="66" w:author="William Engelke" w:date="2025-06-17T10:23:00Z" w16du:dateUtc="2025-06-17T15:23:00Z">
        <w:r w:rsidR="00976A90" w:rsidDel="00BA280C">
          <w:delText>Maybe a</w:delText>
        </w:r>
      </w:del>
      <w:del w:id="67" w:author="William Engelke" w:date="2025-06-17T10:55:00Z" w16du:dateUtc="2025-06-17T15:55:00Z">
        <w:r w:rsidR="00976A90" w:rsidDel="005F58B6">
          <w:delText xml:space="preserve"> science superuser can make a non-expiring </w:delText>
        </w:r>
      </w:del>
      <w:del w:id="68" w:author="William Engelke" w:date="2025-06-17T10:22:00Z" w16du:dateUtc="2025-06-17T15:22:00Z">
        <w:r w:rsidR="00976A90" w:rsidDel="00BA280C">
          <w:delText>DR</w:delText>
        </w:r>
      </w:del>
      <w:del w:id="69" w:author="William Engelke" w:date="2025-06-17T10:23:00Z" w16du:dateUtc="2025-06-17T15:23:00Z">
        <w:r w:rsidR="00976A90" w:rsidDel="00BA280C">
          <w:delText>(?)</w:delText>
        </w:r>
      </w:del>
    </w:p>
    <w:p w14:paraId="7E5C07DA" w14:textId="0C0DC51A" w:rsidR="00677AE0" w:rsidDel="00D62BA0" w:rsidRDefault="00677AE0">
      <w:pPr>
        <w:rPr>
          <w:del w:id="70" w:author="William Engelke" w:date="2025-06-17T11:09:00Z" w16du:dateUtc="2025-06-17T16:09:00Z"/>
        </w:rPr>
        <w:pPrChange w:id="71" w:author="William Engelke" w:date="2025-06-17T11:09:00Z" w16du:dateUtc="2025-06-17T16:09:00Z">
          <w:pPr>
            <w:pStyle w:val="ListParagraph"/>
            <w:numPr>
              <w:numId w:val="2"/>
            </w:numPr>
            <w:ind w:hanging="360"/>
          </w:pPr>
        </w:pPrChange>
      </w:pPr>
      <w:commentRangeStart w:id="72"/>
      <w:commentRangeStart w:id="73"/>
      <w:del w:id="74" w:author="William Engelke" w:date="2025-06-17T11:09:00Z" w16du:dateUtc="2025-06-17T16:09:00Z">
        <w:r w:rsidDel="00D62BA0">
          <w:delText xml:space="preserve">Do we need to limit the number of </w:delText>
        </w:r>
      </w:del>
      <w:del w:id="75" w:author="William Engelke" w:date="2025-06-17T10:22:00Z" w16du:dateUtc="2025-06-17T15:22:00Z">
        <w:r w:rsidDel="00BA280C">
          <w:delText>DR</w:delText>
        </w:r>
      </w:del>
      <w:del w:id="76" w:author="William Engelke" w:date="2025-06-17T11:09:00Z" w16du:dateUtc="2025-06-17T16:09:00Z">
        <w:r w:rsidDel="00D62BA0">
          <w:delText>s in some ways (to avoid overload)?</w:delText>
        </w:r>
        <w:commentRangeEnd w:id="72"/>
        <w:r w:rsidR="00CE4962" w:rsidDel="00D62BA0">
          <w:rPr>
            <w:rStyle w:val="CommentReference"/>
          </w:rPr>
          <w:commentReference w:id="72"/>
        </w:r>
        <w:commentRangeEnd w:id="73"/>
        <w:r w:rsidR="00822D79" w:rsidDel="00D62BA0">
          <w:rPr>
            <w:rStyle w:val="CommentReference"/>
          </w:rPr>
          <w:commentReference w:id="73"/>
        </w:r>
      </w:del>
    </w:p>
    <w:p w14:paraId="3CA923ED" w14:textId="06524E85" w:rsidR="00677AE0" w:rsidDel="00D62BA0" w:rsidRDefault="000B7180">
      <w:pPr>
        <w:rPr>
          <w:del w:id="77" w:author="William Engelke" w:date="2025-06-17T11:09:00Z" w16du:dateUtc="2025-06-17T16:09:00Z"/>
        </w:rPr>
        <w:pPrChange w:id="78" w:author="William Engelke" w:date="2025-06-17T11:09:00Z" w16du:dateUtc="2025-06-17T16:09:00Z">
          <w:pPr>
            <w:pStyle w:val="ListParagraph"/>
            <w:numPr>
              <w:numId w:val="2"/>
            </w:numPr>
            <w:ind w:hanging="360"/>
          </w:pPr>
        </w:pPrChange>
      </w:pPr>
      <w:del w:id="79" w:author="William Engelke" w:date="2025-06-17T11:09:00Z" w16du:dateUtc="2025-06-17T16:09:00Z">
        <w:r w:rsidDel="00D62BA0">
          <w:delText>How to manage the total bandwidth being monitored (total bandwidth could lead to overload of a user’s internet capacity and generate significant personal expenses)?</w:delText>
        </w:r>
      </w:del>
    </w:p>
    <w:p w14:paraId="1D3B94F6" w14:textId="3755389F" w:rsidR="00976A90" w:rsidDel="00D62BA0" w:rsidRDefault="00976A90">
      <w:pPr>
        <w:rPr>
          <w:del w:id="80" w:author="William Engelke" w:date="2025-06-17T11:09:00Z" w16du:dateUtc="2025-06-17T16:09:00Z"/>
        </w:rPr>
        <w:pPrChange w:id="81" w:author="William Engelke" w:date="2025-06-17T11:09:00Z" w16du:dateUtc="2025-06-17T16:09:00Z">
          <w:pPr>
            <w:pStyle w:val="ListParagraph"/>
            <w:numPr>
              <w:numId w:val="2"/>
            </w:numPr>
            <w:ind w:hanging="360"/>
          </w:pPr>
        </w:pPrChange>
      </w:pPr>
      <w:del w:id="82" w:author="William Engelke" w:date="2025-06-17T11:09:00Z" w16du:dateUtc="2025-06-17T16:09:00Z">
        <w:r w:rsidDel="00D62BA0">
          <w:delText>Should there be a maximum bandwidth? Is the sample rate fixed or programmable? (These two are related)</w:delText>
        </w:r>
      </w:del>
    </w:p>
    <w:p w14:paraId="42EAECF3" w14:textId="1561D414" w:rsidR="00976A90" w:rsidDel="00D62BA0" w:rsidRDefault="00976A90">
      <w:pPr>
        <w:rPr>
          <w:del w:id="83" w:author="William Engelke" w:date="2025-06-17T11:09:00Z" w16du:dateUtc="2025-06-17T16:09:00Z"/>
        </w:rPr>
        <w:pPrChange w:id="84" w:author="William Engelke" w:date="2025-06-17T11:09:00Z" w16du:dateUtc="2025-06-17T16:09:00Z">
          <w:pPr>
            <w:pStyle w:val="ListParagraph"/>
            <w:numPr>
              <w:numId w:val="2"/>
            </w:numPr>
            <w:ind w:hanging="360"/>
          </w:pPr>
        </w:pPrChange>
      </w:pPr>
      <w:commentRangeStart w:id="85"/>
      <w:commentRangeStart w:id="86"/>
      <w:del w:id="87" w:author="William Engelke" w:date="2025-06-17T11:09:00Z" w16du:dateUtc="2025-06-17T16:09:00Z">
        <w:r w:rsidDel="00D62BA0">
          <w:delText>Does user get to specify format of the output (</w:delText>
        </w:r>
      </w:del>
      <w:del w:id="88" w:author="William Engelke" w:date="2025-06-17T10:22:00Z" w16du:dateUtc="2025-06-17T15:22:00Z">
        <w:r w:rsidDel="00BA280C">
          <w:delText>DR</w:delText>
        </w:r>
      </w:del>
      <w:del w:id="89" w:author="William Engelke" w:date="2025-06-17T11:09:00Z" w16du:dateUtc="2025-06-17T16:09:00Z">
        <w:r w:rsidDel="00D62BA0">
          <w:delText>F vs raw A/D samples) (probably not)</w:delText>
        </w:r>
        <w:commentRangeEnd w:id="85"/>
        <w:r w:rsidR="00CE4962" w:rsidDel="00D62BA0">
          <w:rPr>
            <w:rStyle w:val="CommentReference"/>
          </w:rPr>
          <w:commentReference w:id="85"/>
        </w:r>
        <w:commentRangeEnd w:id="86"/>
        <w:r w:rsidR="00822D79" w:rsidDel="00D62BA0">
          <w:rPr>
            <w:rStyle w:val="CommentReference"/>
          </w:rPr>
          <w:commentReference w:id="86"/>
        </w:r>
      </w:del>
    </w:p>
    <w:p w14:paraId="6C48BBA1" w14:textId="7570E597" w:rsidR="00A124EB" w:rsidDel="00D62BA0" w:rsidRDefault="00A124EB">
      <w:pPr>
        <w:rPr>
          <w:del w:id="90" w:author="William Engelke" w:date="2025-06-17T11:09:00Z" w16du:dateUtc="2025-06-17T16:09:00Z"/>
        </w:rPr>
        <w:pPrChange w:id="91" w:author="William Engelke" w:date="2025-06-17T11:09:00Z" w16du:dateUtc="2025-06-17T16:09:00Z">
          <w:pPr>
            <w:pStyle w:val="ListParagraph"/>
            <w:numPr>
              <w:numId w:val="2"/>
            </w:numPr>
            <w:ind w:hanging="360"/>
          </w:pPr>
        </w:pPrChange>
      </w:pPr>
      <w:commentRangeStart w:id="92"/>
      <w:commentRangeStart w:id="93"/>
      <w:del w:id="94" w:author="William Engelke" w:date="2025-06-17T11:09:00Z" w16du:dateUtc="2025-06-17T16:09:00Z">
        <w:r w:rsidDel="00D62BA0">
          <w:delText xml:space="preserve">Can multiple </w:delText>
        </w:r>
      </w:del>
      <w:del w:id="95" w:author="William Engelke" w:date="2025-06-17T10:22:00Z" w16du:dateUtc="2025-06-17T15:22:00Z">
        <w:r w:rsidDel="00BA280C">
          <w:delText>DR</w:delText>
        </w:r>
      </w:del>
      <w:del w:id="96" w:author="William Engelke" w:date="2025-06-17T11:09:00Z" w16du:dateUtc="2025-06-17T16:09:00Z">
        <w:r w:rsidDel="00D62BA0">
          <w:delText>s be assigned to a given station at the same time? How many?</w:delText>
        </w:r>
        <w:commentRangeEnd w:id="92"/>
        <w:r w:rsidR="00CE4962" w:rsidDel="00D62BA0">
          <w:rPr>
            <w:rStyle w:val="CommentReference"/>
          </w:rPr>
          <w:commentReference w:id="92"/>
        </w:r>
        <w:commentRangeEnd w:id="93"/>
        <w:r w:rsidR="00822D79" w:rsidDel="00D62BA0">
          <w:rPr>
            <w:rStyle w:val="CommentReference"/>
          </w:rPr>
          <w:commentReference w:id="93"/>
        </w:r>
      </w:del>
    </w:p>
    <w:p w14:paraId="790AAF15" w14:textId="308DD208" w:rsidR="00A124EB" w:rsidDel="00D62BA0" w:rsidRDefault="00A124EB">
      <w:pPr>
        <w:rPr>
          <w:del w:id="97" w:author="William Engelke" w:date="2025-06-17T11:09:00Z" w16du:dateUtc="2025-06-17T16:09:00Z"/>
        </w:rPr>
        <w:pPrChange w:id="98" w:author="William Engelke" w:date="2025-06-17T11:09:00Z" w16du:dateUtc="2025-06-17T16:09:00Z">
          <w:pPr>
            <w:pStyle w:val="ListParagraph"/>
            <w:numPr>
              <w:numId w:val="2"/>
            </w:numPr>
            <w:ind w:hanging="360"/>
          </w:pPr>
        </w:pPrChange>
      </w:pPr>
      <w:commentRangeStart w:id="99"/>
      <w:commentRangeStart w:id="100"/>
      <w:del w:id="101" w:author="William Engelke" w:date="2025-06-17T11:09:00Z" w16du:dateUtc="2025-06-17T16:09:00Z">
        <w:r w:rsidDel="00D62BA0">
          <w:delText xml:space="preserve">Observations List: should observations resulting from a </w:delText>
        </w:r>
      </w:del>
      <w:del w:id="102" w:author="William Engelke" w:date="2025-06-17T10:22:00Z" w16du:dateUtc="2025-06-17T15:22:00Z">
        <w:r w:rsidDel="00BA280C">
          <w:delText>DR</w:delText>
        </w:r>
      </w:del>
      <w:del w:id="103" w:author="William Engelke" w:date="2025-06-17T11:09:00Z" w16du:dateUtc="2025-06-17T16:09:00Z">
        <w:r w:rsidDel="00D62BA0">
          <w:delText xml:space="preserve"> be shown in the OBS list seen by everybody(probably)</w:delText>
        </w:r>
        <w:commentRangeEnd w:id="99"/>
        <w:r w:rsidR="00CE4962" w:rsidDel="00D62BA0">
          <w:rPr>
            <w:rStyle w:val="CommentReference"/>
          </w:rPr>
          <w:commentReference w:id="99"/>
        </w:r>
        <w:commentRangeEnd w:id="100"/>
        <w:r w:rsidR="00822D79" w:rsidDel="00D62BA0">
          <w:rPr>
            <w:rStyle w:val="CommentReference"/>
          </w:rPr>
          <w:commentReference w:id="100"/>
        </w:r>
      </w:del>
    </w:p>
    <w:p w14:paraId="4586D92D" w14:textId="4C1F4823" w:rsidR="00A124EB" w:rsidDel="00D62BA0" w:rsidRDefault="00A124EB">
      <w:pPr>
        <w:rPr>
          <w:del w:id="104" w:author="William Engelke" w:date="2025-06-17T11:09:00Z" w16du:dateUtc="2025-06-17T16:09:00Z"/>
        </w:rPr>
        <w:pPrChange w:id="105" w:author="William Engelke" w:date="2025-06-17T11:09:00Z" w16du:dateUtc="2025-06-17T16:09:00Z">
          <w:pPr>
            <w:pStyle w:val="ListParagraph"/>
            <w:numPr>
              <w:numId w:val="2"/>
            </w:numPr>
            <w:ind w:hanging="360"/>
          </w:pPr>
        </w:pPrChange>
      </w:pPr>
      <w:commentRangeStart w:id="106"/>
      <w:commentRangeStart w:id="107"/>
      <w:del w:id="108" w:author="William Engelke" w:date="2025-06-17T11:09:00Z" w16du:dateUtc="2025-06-17T16:09:00Z">
        <w:r w:rsidDel="00D62BA0">
          <w:delText xml:space="preserve">Should a user be able to cancel a </w:delText>
        </w:r>
      </w:del>
      <w:del w:id="109" w:author="William Engelke" w:date="2025-06-17T10:22:00Z" w16du:dateUtc="2025-06-17T15:22:00Z">
        <w:r w:rsidDel="00BA280C">
          <w:delText>DR</w:delText>
        </w:r>
      </w:del>
      <w:del w:id="110" w:author="William Engelke" w:date="2025-06-17T11:09:00Z" w16du:dateUtc="2025-06-17T16:09:00Z">
        <w:r w:rsidDel="00D62BA0">
          <w:delText xml:space="preserve"> assigned to their station by a Science User?</w:delText>
        </w:r>
        <w:commentRangeEnd w:id="106"/>
        <w:r w:rsidR="00CE4962" w:rsidDel="00D62BA0">
          <w:rPr>
            <w:rStyle w:val="CommentReference"/>
          </w:rPr>
          <w:commentReference w:id="106"/>
        </w:r>
        <w:commentRangeEnd w:id="107"/>
        <w:r w:rsidR="00822D79" w:rsidDel="00D62BA0">
          <w:rPr>
            <w:rStyle w:val="CommentReference"/>
          </w:rPr>
          <w:commentReference w:id="107"/>
        </w:r>
      </w:del>
    </w:p>
    <w:p w14:paraId="50562BA6" w14:textId="0B359D89" w:rsidR="00976A90" w:rsidDel="00D62BA0" w:rsidRDefault="00976A90">
      <w:pPr>
        <w:rPr>
          <w:del w:id="111" w:author="William Engelke" w:date="2025-06-17T11:09:00Z" w16du:dateUtc="2025-06-17T16:09:00Z"/>
        </w:rPr>
        <w:pPrChange w:id="112" w:author="William Engelke" w:date="2025-06-17T11:09:00Z" w16du:dateUtc="2025-06-17T16:09:00Z">
          <w:pPr>
            <w:pStyle w:val="ListParagraph"/>
            <w:numPr>
              <w:numId w:val="2"/>
            </w:numPr>
            <w:ind w:hanging="360"/>
          </w:pPr>
        </w:pPrChange>
      </w:pPr>
      <w:commentRangeStart w:id="113"/>
      <w:commentRangeStart w:id="114"/>
      <w:del w:id="115" w:author="William Engelke" w:date="2025-06-17T11:09:00Z" w16du:dateUtc="2025-06-17T16:09:00Z">
        <w:r w:rsidDel="00D62BA0">
          <w:delText xml:space="preserve">Can a science user cancel a </w:delText>
        </w:r>
      </w:del>
      <w:del w:id="116" w:author="William Engelke" w:date="2025-06-17T10:22:00Z" w16du:dateUtc="2025-06-17T15:22:00Z">
        <w:r w:rsidDel="00BA280C">
          <w:delText>DR</w:delText>
        </w:r>
      </w:del>
      <w:del w:id="117" w:author="William Engelke" w:date="2025-06-17T11:09:00Z" w16du:dateUtc="2025-06-17T16:09:00Z">
        <w:r w:rsidDel="00D62BA0">
          <w:delText xml:space="preserve"> created by another science user?</w:delText>
        </w:r>
        <w:commentRangeEnd w:id="113"/>
        <w:r w:rsidR="00CE4962" w:rsidDel="00D62BA0">
          <w:rPr>
            <w:rStyle w:val="CommentReference"/>
          </w:rPr>
          <w:commentReference w:id="113"/>
        </w:r>
        <w:commentRangeEnd w:id="114"/>
        <w:r w:rsidR="002F50AB" w:rsidDel="00D62BA0">
          <w:rPr>
            <w:rStyle w:val="CommentReference"/>
          </w:rPr>
          <w:commentReference w:id="114"/>
        </w:r>
      </w:del>
    </w:p>
    <w:p w14:paraId="78B0D6E3" w14:textId="5C247F0C" w:rsidR="00976A90" w:rsidDel="00D62BA0" w:rsidRDefault="00976A90">
      <w:pPr>
        <w:rPr>
          <w:del w:id="118" w:author="William Engelke" w:date="2025-06-17T11:09:00Z" w16du:dateUtc="2025-06-17T16:09:00Z"/>
        </w:rPr>
        <w:pPrChange w:id="119" w:author="William Engelke" w:date="2025-06-17T11:09:00Z" w16du:dateUtc="2025-06-17T16:09:00Z">
          <w:pPr>
            <w:pStyle w:val="ListParagraph"/>
            <w:numPr>
              <w:numId w:val="2"/>
            </w:numPr>
            <w:ind w:hanging="360"/>
          </w:pPr>
        </w:pPrChange>
      </w:pPr>
      <w:commentRangeStart w:id="120"/>
      <w:commentRangeStart w:id="121"/>
      <w:del w:id="122" w:author="William Engelke" w:date="2025-06-17T11:09:00Z" w16du:dateUtc="2025-06-17T16:09:00Z">
        <w:r w:rsidDel="00D62BA0">
          <w:delText xml:space="preserve">Should there be a science super-user with ability to cancel any and all </w:delText>
        </w:r>
      </w:del>
      <w:del w:id="123" w:author="William Engelke" w:date="2025-06-17T10:22:00Z" w16du:dateUtc="2025-06-17T15:22:00Z">
        <w:r w:rsidDel="00BA280C">
          <w:delText>DR</w:delText>
        </w:r>
      </w:del>
      <w:del w:id="124" w:author="William Engelke" w:date="2025-06-17T11:09:00Z" w16du:dateUtc="2025-06-17T16:09:00Z">
        <w:r w:rsidDel="00D62BA0">
          <w:delText>s?</w:delText>
        </w:r>
        <w:commentRangeEnd w:id="120"/>
        <w:r w:rsidR="00CE4962" w:rsidDel="00D62BA0">
          <w:rPr>
            <w:rStyle w:val="CommentReference"/>
          </w:rPr>
          <w:commentReference w:id="120"/>
        </w:r>
        <w:commentRangeEnd w:id="121"/>
        <w:r w:rsidR="002F50AB" w:rsidDel="00D62BA0">
          <w:rPr>
            <w:rStyle w:val="CommentReference"/>
          </w:rPr>
          <w:commentReference w:id="121"/>
        </w:r>
      </w:del>
    </w:p>
    <w:p w14:paraId="43FF75FD" w14:textId="5740DF91" w:rsidR="00502D0A" w:rsidDel="00D62BA0" w:rsidRDefault="00502D0A">
      <w:pPr>
        <w:rPr>
          <w:del w:id="125" w:author="William Engelke" w:date="2025-06-17T11:09:00Z" w16du:dateUtc="2025-06-17T16:09:00Z"/>
        </w:rPr>
        <w:pPrChange w:id="126" w:author="William Engelke" w:date="2025-06-17T11:09:00Z" w16du:dateUtc="2025-06-17T16:09:00Z">
          <w:pPr>
            <w:pStyle w:val="ListParagraph"/>
            <w:numPr>
              <w:numId w:val="2"/>
            </w:numPr>
            <w:ind w:hanging="360"/>
          </w:pPr>
        </w:pPrChange>
      </w:pPr>
      <w:commentRangeStart w:id="127"/>
      <w:commentRangeStart w:id="128"/>
      <w:del w:id="129" w:author="William Engelke" w:date="2025-06-17T11:09:00Z" w16du:dateUtc="2025-06-17T16:09:00Z">
        <w:r w:rsidDel="00D62BA0">
          <w:delText>How often do the stations send heartbeat?  Every 10 minutes?</w:delText>
        </w:r>
        <w:commentRangeEnd w:id="127"/>
        <w:r w:rsidR="00CE4962" w:rsidDel="00D62BA0">
          <w:rPr>
            <w:rStyle w:val="CommentReference"/>
          </w:rPr>
          <w:commentReference w:id="127"/>
        </w:r>
        <w:commentRangeEnd w:id="128"/>
        <w:r w:rsidR="002F50AB" w:rsidDel="00D62BA0">
          <w:rPr>
            <w:rStyle w:val="CommentReference"/>
          </w:rPr>
          <w:commentReference w:id="128"/>
        </w:r>
      </w:del>
    </w:p>
    <w:p w14:paraId="39CD65BD" w14:textId="0571BFB2" w:rsidR="000C3910" w:rsidDel="00D62BA0" w:rsidRDefault="000C3910">
      <w:pPr>
        <w:rPr>
          <w:del w:id="130" w:author="William Engelke" w:date="2025-06-17T11:09:00Z" w16du:dateUtc="2025-06-17T16:09:00Z"/>
        </w:rPr>
        <w:pPrChange w:id="131" w:author="William Engelke" w:date="2025-06-17T11:09:00Z" w16du:dateUtc="2025-06-17T16:09:00Z">
          <w:pPr>
            <w:pStyle w:val="ListParagraph"/>
            <w:numPr>
              <w:numId w:val="2"/>
            </w:numPr>
            <w:ind w:hanging="360"/>
          </w:pPr>
        </w:pPrChange>
      </w:pPr>
      <w:commentRangeStart w:id="132"/>
      <w:commentRangeStart w:id="133"/>
      <w:del w:id="134" w:author="William Engelke" w:date="2025-06-17T11:09:00Z" w16du:dateUtc="2025-06-17T16:09:00Z">
        <w:r w:rsidDel="00D62BA0">
          <w:delText xml:space="preserve">Do we  need a function to push a </w:delText>
        </w:r>
      </w:del>
      <w:del w:id="135" w:author="William Engelke" w:date="2025-06-17T10:22:00Z" w16du:dateUtc="2025-06-17T15:22:00Z">
        <w:r w:rsidDel="00BA280C">
          <w:delText>DR</w:delText>
        </w:r>
      </w:del>
      <w:del w:id="136" w:author="William Engelke" w:date="2025-06-17T11:09:00Z" w16du:dateUtc="2025-06-17T16:09:00Z">
        <w:r w:rsidDel="00D62BA0">
          <w:delText xml:space="preserve"> to every available station?</w:delText>
        </w:r>
        <w:commentRangeEnd w:id="132"/>
        <w:r w:rsidR="00CE4962" w:rsidDel="00D62BA0">
          <w:rPr>
            <w:rStyle w:val="CommentReference"/>
          </w:rPr>
          <w:commentReference w:id="132"/>
        </w:r>
        <w:commentRangeEnd w:id="133"/>
        <w:r w:rsidR="002F50AB" w:rsidDel="00D62BA0">
          <w:rPr>
            <w:rStyle w:val="CommentReference"/>
          </w:rPr>
          <w:commentReference w:id="133"/>
        </w:r>
      </w:del>
    </w:p>
    <w:tbl>
      <w:tblPr>
        <w:tblW w:w="10334" w:type="dxa"/>
        <w:tblLook w:val="04A0" w:firstRow="1" w:lastRow="0" w:firstColumn="1" w:lastColumn="0" w:noHBand="0" w:noVBand="1"/>
        <w:tblPrChange w:id="137" w:author="William Engelke" w:date="2025-06-17T11:19:00Z" w16du:dateUtc="2025-06-17T16:19:00Z">
          <w:tblPr>
            <w:tblW w:w="10260" w:type="dxa"/>
            <w:tblLook w:val="04A0" w:firstRow="1" w:lastRow="0" w:firstColumn="1" w:lastColumn="0" w:noHBand="0" w:noVBand="1"/>
          </w:tblPr>
        </w:tblPrChange>
      </w:tblPr>
      <w:tblGrid>
        <w:gridCol w:w="5479"/>
        <w:gridCol w:w="4855"/>
        <w:tblGridChange w:id="138">
          <w:tblGrid>
            <w:gridCol w:w="5440"/>
            <w:gridCol w:w="39"/>
            <w:gridCol w:w="4781"/>
            <w:gridCol w:w="74"/>
          </w:tblGrid>
        </w:tblGridChange>
      </w:tblGrid>
      <w:tr w:rsidR="00D62BA0" w:rsidRPr="00D62BA0" w14:paraId="07D939D6" w14:textId="77777777" w:rsidTr="008F7CF0">
        <w:trPr>
          <w:trHeight w:val="479"/>
          <w:ins w:id="139" w:author="William Engelke" w:date="2025-06-17T11:09:00Z"/>
          <w:trPrChange w:id="140" w:author="William Engelke" w:date="2025-06-17T11:19:00Z" w16du:dateUtc="2025-06-17T16:19:00Z">
            <w:trPr>
              <w:gridAfter w:val="0"/>
              <w:trHeight w:val="450"/>
            </w:trPr>
          </w:trPrChange>
        </w:trPr>
        <w:tc>
          <w:tcPr>
            <w:tcW w:w="5479" w:type="dxa"/>
            <w:tcBorders>
              <w:top w:val="single" w:sz="4" w:space="0" w:color="auto"/>
              <w:left w:val="single" w:sz="4" w:space="0" w:color="auto"/>
              <w:bottom w:val="single" w:sz="4" w:space="0" w:color="auto"/>
              <w:right w:val="single" w:sz="4" w:space="0" w:color="auto"/>
            </w:tcBorders>
            <w:shd w:val="clear" w:color="auto" w:fill="auto"/>
            <w:vAlign w:val="bottom"/>
            <w:hideMark/>
            <w:tcPrChange w:id="141" w:author="William Engelke" w:date="2025-06-17T11:19:00Z" w16du:dateUtc="2025-06-17T16:19:00Z">
              <w:tcPr>
                <w:tcW w:w="5440" w:type="dxa"/>
                <w:tcBorders>
                  <w:top w:val="single" w:sz="4" w:space="0" w:color="auto"/>
                  <w:left w:val="single" w:sz="4" w:space="0" w:color="auto"/>
                  <w:bottom w:val="single" w:sz="4" w:space="0" w:color="auto"/>
                  <w:right w:val="single" w:sz="4" w:space="0" w:color="auto"/>
                </w:tcBorders>
                <w:shd w:val="clear" w:color="auto" w:fill="auto"/>
                <w:vAlign w:val="bottom"/>
                <w:hideMark/>
              </w:tcPr>
            </w:tcPrChange>
          </w:tcPr>
          <w:p w14:paraId="03FB4A95" w14:textId="6CE3DEBB" w:rsidR="00D62BA0" w:rsidRPr="00D62BA0" w:rsidRDefault="00D62BA0" w:rsidP="00D62BA0">
            <w:pPr>
              <w:spacing w:after="0" w:line="240" w:lineRule="auto"/>
              <w:rPr>
                <w:ins w:id="142" w:author="William Engelke" w:date="2025-06-17T11:09:00Z" w16du:dateUtc="2025-06-17T16:09:00Z"/>
                <w:rFonts w:ascii="Aptos Narrow" w:eastAsia="Times New Roman" w:hAnsi="Aptos Narrow" w:cs="Times New Roman"/>
                <w:b/>
                <w:bCs/>
                <w:color w:val="000000"/>
                <w:kern w:val="0"/>
                <w:sz w:val="22"/>
                <w:szCs w:val="22"/>
                <w14:ligatures w14:val="none"/>
              </w:rPr>
            </w:pPr>
            <w:ins w:id="143" w:author="William Engelke" w:date="2025-06-17T11:09:00Z" w16du:dateUtc="2025-06-17T16:09:00Z">
              <w:r w:rsidRPr="00D62BA0">
                <w:rPr>
                  <w:rFonts w:ascii="Aptos Narrow" w:eastAsia="Times New Roman" w:hAnsi="Aptos Narrow" w:cs="Times New Roman"/>
                  <w:b/>
                  <w:bCs/>
                  <w:color w:val="000000"/>
                  <w:kern w:val="0"/>
                  <w:sz w:val="22"/>
                  <w:szCs w:val="22"/>
                  <w14:ligatures w14:val="none"/>
                </w:rPr>
                <w:t>Di</w:t>
              </w:r>
            </w:ins>
            <w:ins w:id="144" w:author="William Engelke" w:date="2025-06-17T11:10:00Z" w16du:dateUtc="2025-06-17T16:10:00Z">
              <w:r>
                <w:rPr>
                  <w:rFonts w:ascii="Aptos Narrow" w:eastAsia="Times New Roman" w:hAnsi="Aptos Narrow" w:cs="Times New Roman"/>
                  <w:b/>
                  <w:bCs/>
                  <w:color w:val="000000"/>
                  <w:kern w:val="0"/>
                  <w:sz w:val="22"/>
                  <w:szCs w:val="22"/>
                  <w14:ligatures w14:val="none"/>
                </w:rPr>
                <w:t>s</w:t>
              </w:r>
            </w:ins>
            <w:ins w:id="145" w:author="William Engelke" w:date="2025-06-17T11:09:00Z" w16du:dateUtc="2025-06-17T16:09:00Z">
              <w:r w:rsidRPr="00D62BA0">
                <w:rPr>
                  <w:rFonts w:ascii="Aptos Narrow" w:eastAsia="Times New Roman" w:hAnsi="Aptos Narrow" w:cs="Times New Roman"/>
                  <w:b/>
                  <w:bCs/>
                  <w:color w:val="000000"/>
                  <w:kern w:val="0"/>
                  <w:sz w:val="22"/>
                  <w:szCs w:val="22"/>
                  <w14:ligatures w14:val="none"/>
                </w:rPr>
                <w:t>cussion Question</w:t>
              </w:r>
            </w:ins>
          </w:p>
        </w:tc>
        <w:tc>
          <w:tcPr>
            <w:tcW w:w="4855" w:type="dxa"/>
            <w:tcBorders>
              <w:top w:val="single" w:sz="4" w:space="0" w:color="auto"/>
              <w:left w:val="nil"/>
              <w:bottom w:val="single" w:sz="4" w:space="0" w:color="auto"/>
              <w:right w:val="single" w:sz="4" w:space="0" w:color="auto"/>
            </w:tcBorders>
            <w:shd w:val="clear" w:color="auto" w:fill="auto"/>
            <w:vAlign w:val="bottom"/>
            <w:hideMark/>
            <w:tcPrChange w:id="146" w:author="William Engelke" w:date="2025-06-17T11:19:00Z" w16du:dateUtc="2025-06-17T16:19:00Z">
              <w:tcPr>
                <w:tcW w:w="4820" w:type="dxa"/>
                <w:gridSpan w:val="2"/>
                <w:tcBorders>
                  <w:top w:val="single" w:sz="4" w:space="0" w:color="auto"/>
                  <w:left w:val="nil"/>
                  <w:bottom w:val="single" w:sz="4" w:space="0" w:color="auto"/>
                  <w:right w:val="single" w:sz="4" w:space="0" w:color="auto"/>
                </w:tcBorders>
                <w:shd w:val="clear" w:color="auto" w:fill="auto"/>
                <w:vAlign w:val="bottom"/>
                <w:hideMark/>
              </w:tcPr>
            </w:tcPrChange>
          </w:tcPr>
          <w:p w14:paraId="5A68F704" w14:textId="77777777" w:rsidR="00D62BA0" w:rsidRPr="00D62BA0" w:rsidRDefault="00D62BA0" w:rsidP="00D62BA0">
            <w:pPr>
              <w:spacing w:after="0" w:line="240" w:lineRule="auto"/>
              <w:rPr>
                <w:ins w:id="147" w:author="William Engelke" w:date="2025-06-17T11:09:00Z" w16du:dateUtc="2025-06-17T16:09:00Z"/>
                <w:rFonts w:ascii="Aptos Narrow" w:eastAsia="Times New Roman" w:hAnsi="Aptos Narrow" w:cs="Times New Roman"/>
                <w:b/>
                <w:bCs/>
                <w:color w:val="000000"/>
                <w:kern w:val="0"/>
                <w:sz w:val="22"/>
                <w:szCs w:val="22"/>
                <w14:ligatures w14:val="none"/>
              </w:rPr>
            </w:pPr>
            <w:ins w:id="148" w:author="William Engelke" w:date="2025-06-17T11:09:00Z" w16du:dateUtc="2025-06-17T16:09:00Z">
              <w:r w:rsidRPr="00D62BA0">
                <w:rPr>
                  <w:rFonts w:ascii="Aptos Narrow" w:eastAsia="Times New Roman" w:hAnsi="Aptos Narrow" w:cs="Times New Roman"/>
                  <w:b/>
                  <w:bCs/>
                  <w:color w:val="000000"/>
                  <w:kern w:val="0"/>
                  <w:sz w:val="22"/>
                  <w:szCs w:val="22"/>
                  <w14:ligatures w14:val="none"/>
                </w:rPr>
                <w:t>Current direction</w:t>
              </w:r>
            </w:ins>
          </w:p>
        </w:tc>
      </w:tr>
      <w:tr w:rsidR="00D62BA0" w:rsidRPr="00D62BA0" w14:paraId="514EFA4A" w14:textId="77777777" w:rsidTr="008F7CF0">
        <w:trPr>
          <w:trHeight w:val="734"/>
          <w:ins w:id="149" w:author="William Engelke" w:date="2025-06-17T11:09:00Z"/>
          <w:trPrChange w:id="150" w:author="William Engelke" w:date="2025-06-17T11:19:00Z" w16du:dateUtc="2025-06-17T16:19:00Z">
            <w:trPr>
              <w:gridAfter w:val="0"/>
              <w:trHeight w:val="690"/>
            </w:trPr>
          </w:trPrChange>
        </w:trPr>
        <w:tc>
          <w:tcPr>
            <w:tcW w:w="5479" w:type="dxa"/>
            <w:tcBorders>
              <w:top w:val="nil"/>
              <w:left w:val="single" w:sz="4" w:space="0" w:color="auto"/>
              <w:bottom w:val="single" w:sz="4" w:space="0" w:color="auto"/>
              <w:right w:val="single" w:sz="4" w:space="0" w:color="auto"/>
            </w:tcBorders>
            <w:shd w:val="clear" w:color="auto" w:fill="auto"/>
            <w:vAlign w:val="bottom"/>
            <w:hideMark/>
            <w:tcPrChange w:id="151" w:author="William Engelke" w:date="2025-06-17T11:19:00Z" w16du:dateUtc="2025-06-17T16:19:00Z">
              <w:tcPr>
                <w:tcW w:w="5440" w:type="dxa"/>
                <w:tcBorders>
                  <w:top w:val="nil"/>
                  <w:left w:val="single" w:sz="4" w:space="0" w:color="auto"/>
                  <w:bottom w:val="single" w:sz="4" w:space="0" w:color="auto"/>
                  <w:right w:val="single" w:sz="4" w:space="0" w:color="auto"/>
                </w:tcBorders>
                <w:shd w:val="clear" w:color="auto" w:fill="auto"/>
                <w:vAlign w:val="bottom"/>
                <w:hideMark/>
              </w:tcPr>
            </w:tcPrChange>
          </w:tcPr>
          <w:p w14:paraId="338C7101" w14:textId="77777777" w:rsidR="00D62BA0" w:rsidRPr="00D62BA0" w:rsidRDefault="00D62BA0" w:rsidP="00D62BA0">
            <w:pPr>
              <w:spacing w:after="0" w:line="240" w:lineRule="auto"/>
              <w:rPr>
                <w:ins w:id="152" w:author="William Engelke" w:date="2025-06-17T11:09:00Z" w16du:dateUtc="2025-06-17T16:09:00Z"/>
                <w:rFonts w:ascii="Aptos" w:eastAsia="Times New Roman" w:hAnsi="Aptos" w:cs="Times New Roman"/>
                <w:color w:val="000000"/>
                <w:kern w:val="0"/>
                <w:sz w:val="22"/>
                <w:szCs w:val="22"/>
                <w14:ligatures w14:val="none"/>
              </w:rPr>
            </w:pPr>
            <w:ins w:id="153" w:author="William Engelke" w:date="2025-06-17T11:09:00Z" w16du:dateUtc="2025-06-17T16:09:00Z">
              <w:r w:rsidRPr="00D62BA0">
                <w:rPr>
                  <w:rFonts w:ascii="Aptos" w:eastAsia="Times New Roman" w:hAnsi="Aptos" w:cs="Times New Roman"/>
                  <w:color w:val="000000"/>
                  <w:kern w:val="0"/>
                  <w:sz w:val="22"/>
                  <w:szCs w:val="22"/>
                  <w14:ligatures w14:val="none"/>
                </w:rPr>
                <w:t>Do we need to make CCs expiring? (Science users will have the option to make a CC permanent or expiring.</w:t>
              </w:r>
            </w:ins>
          </w:p>
        </w:tc>
        <w:tc>
          <w:tcPr>
            <w:tcW w:w="4855" w:type="dxa"/>
            <w:tcBorders>
              <w:top w:val="nil"/>
              <w:left w:val="nil"/>
              <w:bottom w:val="single" w:sz="4" w:space="0" w:color="auto"/>
              <w:right w:val="single" w:sz="4" w:space="0" w:color="auto"/>
            </w:tcBorders>
            <w:shd w:val="clear" w:color="auto" w:fill="auto"/>
            <w:vAlign w:val="bottom"/>
            <w:hideMark/>
            <w:tcPrChange w:id="154" w:author="William Engelke" w:date="2025-06-17T11:19:00Z" w16du:dateUtc="2025-06-17T16:19:00Z">
              <w:tcPr>
                <w:tcW w:w="4820" w:type="dxa"/>
                <w:gridSpan w:val="2"/>
                <w:tcBorders>
                  <w:top w:val="nil"/>
                  <w:left w:val="nil"/>
                  <w:bottom w:val="single" w:sz="4" w:space="0" w:color="auto"/>
                  <w:right w:val="single" w:sz="4" w:space="0" w:color="auto"/>
                </w:tcBorders>
                <w:shd w:val="clear" w:color="auto" w:fill="auto"/>
                <w:vAlign w:val="bottom"/>
                <w:hideMark/>
              </w:tcPr>
            </w:tcPrChange>
          </w:tcPr>
          <w:p w14:paraId="2DD7F7ED" w14:textId="77777777" w:rsidR="00D62BA0" w:rsidRPr="00D62BA0" w:rsidRDefault="00D62BA0" w:rsidP="00D62BA0">
            <w:pPr>
              <w:spacing w:after="0" w:line="240" w:lineRule="auto"/>
              <w:rPr>
                <w:ins w:id="155" w:author="William Engelke" w:date="2025-06-17T11:09:00Z" w16du:dateUtc="2025-06-17T16:09:00Z"/>
                <w:rFonts w:ascii="Aptos" w:eastAsia="Times New Roman" w:hAnsi="Aptos" w:cs="Times New Roman"/>
                <w:color w:val="000000"/>
                <w:kern w:val="0"/>
                <w:sz w:val="22"/>
                <w:szCs w:val="22"/>
                <w14:ligatures w14:val="none"/>
              </w:rPr>
            </w:pPr>
            <w:commentRangeStart w:id="156"/>
            <w:ins w:id="157" w:author="William Engelke" w:date="2025-06-17T11:09:00Z" w16du:dateUtc="2025-06-17T16:09:00Z">
              <w:r w:rsidRPr="00D62BA0">
                <w:rPr>
                  <w:rFonts w:ascii="Aptos" w:eastAsia="Times New Roman" w:hAnsi="Aptos" w:cs="Times New Roman"/>
                  <w:color w:val="000000"/>
                  <w:kern w:val="0"/>
                  <w:sz w:val="22"/>
                  <w:szCs w:val="22"/>
                  <w14:ligatures w14:val="none"/>
                </w:rPr>
                <w:t>Science users will have the option to make a CC permanent or expiring.</w:t>
              </w:r>
            </w:ins>
            <w:commentRangeEnd w:id="156"/>
            <w:r w:rsidR="004B3BDC">
              <w:rPr>
                <w:rStyle w:val="CommentReference"/>
              </w:rPr>
              <w:commentReference w:id="156"/>
            </w:r>
          </w:p>
        </w:tc>
      </w:tr>
      <w:tr w:rsidR="00D62BA0" w:rsidRPr="00D62BA0" w14:paraId="4118155B" w14:textId="77777777" w:rsidTr="008F7CF0">
        <w:trPr>
          <w:trHeight w:val="814"/>
          <w:ins w:id="158" w:author="William Engelke" w:date="2025-06-17T11:09:00Z"/>
          <w:trPrChange w:id="159" w:author="William Engelke" w:date="2025-06-17T11:19:00Z" w16du:dateUtc="2025-06-17T16:19:00Z">
            <w:trPr>
              <w:gridAfter w:val="0"/>
              <w:trHeight w:val="765"/>
            </w:trPr>
          </w:trPrChange>
        </w:trPr>
        <w:tc>
          <w:tcPr>
            <w:tcW w:w="5479" w:type="dxa"/>
            <w:tcBorders>
              <w:top w:val="nil"/>
              <w:left w:val="single" w:sz="4" w:space="0" w:color="auto"/>
              <w:bottom w:val="single" w:sz="4" w:space="0" w:color="auto"/>
              <w:right w:val="single" w:sz="4" w:space="0" w:color="auto"/>
            </w:tcBorders>
            <w:shd w:val="clear" w:color="auto" w:fill="auto"/>
            <w:vAlign w:val="bottom"/>
            <w:hideMark/>
            <w:tcPrChange w:id="160" w:author="William Engelke" w:date="2025-06-17T11:19:00Z" w16du:dateUtc="2025-06-17T16:19:00Z">
              <w:tcPr>
                <w:tcW w:w="5440" w:type="dxa"/>
                <w:tcBorders>
                  <w:top w:val="nil"/>
                  <w:left w:val="single" w:sz="4" w:space="0" w:color="auto"/>
                  <w:bottom w:val="single" w:sz="4" w:space="0" w:color="auto"/>
                  <w:right w:val="single" w:sz="4" w:space="0" w:color="auto"/>
                </w:tcBorders>
                <w:shd w:val="clear" w:color="auto" w:fill="auto"/>
                <w:vAlign w:val="bottom"/>
                <w:hideMark/>
              </w:tcPr>
            </w:tcPrChange>
          </w:tcPr>
          <w:p w14:paraId="5DE4D5C1" w14:textId="77777777" w:rsidR="00D62BA0" w:rsidRPr="00D62BA0" w:rsidRDefault="00D62BA0" w:rsidP="00D62BA0">
            <w:pPr>
              <w:spacing w:after="0" w:line="240" w:lineRule="auto"/>
              <w:rPr>
                <w:ins w:id="161" w:author="William Engelke" w:date="2025-06-17T11:09:00Z" w16du:dateUtc="2025-06-17T16:09:00Z"/>
                <w:rFonts w:ascii="Aptos Narrow" w:eastAsia="Times New Roman" w:hAnsi="Aptos Narrow" w:cs="Times New Roman"/>
                <w:color w:val="000000"/>
                <w:kern w:val="0"/>
                <w:sz w:val="22"/>
                <w:szCs w:val="22"/>
                <w14:ligatures w14:val="none"/>
              </w:rPr>
            </w:pPr>
            <w:ins w:id="162" w:author="William Engelke" w:date="2025-06-17T11:09:00Z" w16du:dateUtc="2025-06-17T16:09:00Z">
              <w:r w:rsidRPr="00D62BA0">
                <w:rPr>
                  <w:rFonts w:ascii="Aptos Narrow" w:eastAsia="Times New Roman" w:hAnsi="Aptos Narrow" w:cs="Times New Roman"/>
                  <w:color w:val="000000"/>
                  <w:kern w:val="0"/>
                  <w:sz w:val="22"/>
                  <w:szCs w:val="22"/>
                  <w14:ligatures w14:val="none"/>
                </w:rPr>
                <w:t>Do we need to limit the number of CCs in some ways (to avoid overload)?</w:t>
              </w:r>
            </w:ins>
          </w:p>
        </w:tc>
        <w:tc>
          <w:tcPr>
            <w:tcW w:w="4855" w:type="dxa"/>
            <w:tcBorders>
              <w:top w:val="nil"/>
              <w:left w:val="nil"/>
              <w:bottom w:val="single" w:sz="4" w:space="0" w:color="auto"/>
              <w:right w:val="single" w:sz="4" w:space="0" w:color="auto"/>
            </w:tcBorders>
            <w:shd w:val="clear" w:color="auto" w:fill="auto"/>
            <w:vAlign w:val="bottom"/>
            <w:hideMark/>
            <w:tcPrChange w:id="163" w:author="William Engelke" w:date="2025-06-17T11:19:00Z" w16du:dateUtc="2025-06-17T16:19:00Z">
              <w:tcPr>
                <w:tcW w:w="4820" w:type="dxa"/>
                <w:gridSpan w:val="2"/>
                <w:tcBorders>
                  <w:top w:val="nil"/>
                  <w:left w:val="nil"/>
                  <w:bottom w:val="single" w:sz="4" w:space="0" w:color="auto"/>
                  <w:right w:val="single" w:sz="4" w:space="0" w:color="auto"/>
                </w:tcBorders>
                <w:shd w:val="clear" w:color="auto" w:fill="auto"/>
                <w:vAlign w:val="bottom"/>
                <w:hideMark/>
              </w:tcPr>
            </w:tcPrChange>
          </w:tcPr>
          <w:p w14:paraId="2EE92408" w14:textId="23BB38BE" w:rsidR="00D62BA0" w:rsidRPr="00D62BA0" w:rsidRDefault="00D62BA0" w:rsidP="00D62BA0">
            <w:pPr>
              <w:spacing w:after="0" w:line="240" w:lineRule="auto"/>
              <w:rPr>
                <w:ins w:id="164" w:author="William Engelke" w:date="2025-06-17T11:09:00Z" w16du:dateUtc="2025-06-17T16:09:00Z"/>
                <w:rFonts w:ascii="Aptos Narrow" w:eastAsia="Times New Roman" w:hAnsi="Aptos Narrow" w:cs="Times New Roman"/>
                <w:color w:val="000000"/>
                <w:kern w:val="0"/>
                <w:sz w:val="22"/>
                <w:szCs w:val="22"/>
                <w14:ligatures w14:val="none"/>
              </w:rPr>
            </w:pPr>
            <w:ins w:id="165" w:author="William Engelke" w:date="2025-06-17T11:09:00Z" w16du:dateUtc="2025-06-17T16:09:00Z">
              <w:r w:rsidRPr="00D62BA0">
                <w:rPr>
                  <w:rFonts w:ascii="Aptos Narrow" w:eastAsia="Times New Roman" w:hAnsi="Aptos Narrow" w:cs="Times New Roman"/>
                  <w:color w:val="000000"/>
                  <w:kern w:val="0"/>
                  <w:sz w:val="22"/>
                  <w:szCs w:val="22"/>
                  <w14:ligatures w14:val="none"/>
                </w:rPr>
                <w:t>Handle this on a station-by-station basis</w:t>
              </w:r>
            </w:ins>
            <w:ins w:id="166" w:author="William Engelke" w:date="2025-06-17T11:18:00Z" w16du:dateUtc="2025-06-17T16:18:00Z">
              <w:r w:rsidR="00E80A09">
                <w:rPr>
                  <w:rFonts w:ascii="Aptos Narrow" w:eastAsia="Times New Roman" w:hAnsi="Aptos Narrow" w:cs="Times New Roman"/>
                  <w:color w:val="000000"/>
                  <w:kern w:val="0"/>
                  <w:sz w:val="22"/>
                  <w:szCs w:val="22"/>
                  <w14:ligatures w14:val="none"/>
                </w:rPr>
                <w:t>; prevent users from creating duplicate identical channels</w:t>
              </w:r>
            </w:ins>
          </w:p>
        </w:tc>
      </w:tr>
      <w:tr w:rsidR="00D62BA0" w:rsidRPr="00D62BA0" w14:paraId="71587882" w14:textId="77777777" w:rsidTr="008F7CF0">
        <w:trPr>
          <w:trHeight w:val="1165"/>
          <w:ins w:id="167" w:author="William Engelke" w:date="2025-06-17T11:09:00Z"/>
          <w:trPrChange w:id="168" w:author="William Engelke" w:date="2025-06-17T11:19:00Z" w16du:dateUtc="2025-06-17T16:19:00Z">
            <w:trPr>
              <w:gridAfter w:val="0"/>
              <w:trHeight w:val="1095"/>
            </w:trPr>
          </w:trPrChange>
        </w:trPr>
        <w:tc>
          <w:tcPr>
            <w:tcW w:w="5479" w:type="dxa"/>
            <w:tcBorders>
              <w:top w:val="nil"/>
              <w:left w:val="single" w:sz="4" w:space="0" w:color="auto"/>
              <w:bottom w:val="single" w:sz="4" w:space="0" w:color="auto"/>
              <w:right w:val="single" w:sz="4" w:space="0" w:color="auto"/>
            </w:tcBorders>
            <w:shd w:val="clear" w:color="auto" w:fill="auto"/>
            <w:vAlign w:val="bottom"/>
            <w:hideMark/>
            <w:tcPrChange w:id="169" w:author="William Engelke" w:date="2025-06-17T11:19:00Z" w16du:dateUtc="2025-06-17T16:19:00Z">
              <w:tcPr>
                <w:tcW w:w="5440" w:type="dxa"/>
                <w:tcBorders>
                  <w:top w:val="nil"/>
                  <w:left w:val="single" w:sz="4" w:space="0" w:color="auto"/>
                  <w:bottom w:val="single" w:sz="4" w:space="0" w:color="auto"/>
                  <w:right w:val="single" w:sz="4" w:space="0" w:color="auto"/>
                </w:tcBorders>
                <w:shd w:val="clear" w:color="auto" w:fill="auto"/>
                <w:vAlign w:val="bottom"/>
                <w:hideMark/>
              </w:tcPr>
            </w:tcPrChange>
          </w:tcPr>
          <w:p w14:paraId="53F824B7" w14:textId="77777777" w:rsidR="00D62BA0" w:rsidRPr="00D62BA0" w:rsidRDefault="00D62BA0" w:rsidP="00D62BA0">
            <w:pPr>
              <w:spacing w:after="0" w:line="240" w:lineRule="auto"/>
              <w:rPr>
                <w:ins w:id="170" w:author="William Engelke" w:date="2025-06-17T11:09:00Z" w16du:dateUtc="2025-06-17T16:09:00Z"/>
                <w:rFonts w:ascii="Aptos Narrow" w:eastAsia="Times New Roman" w:hAnsi="Aptos Narrow" w:cs="Times New Roman"/>
                <w:color w:val="000000"/>
                <w:kern w:val="0"/>
                <w:sz w:val="22"/>
                <w:szCs w:val="22"/>
                <w14:ligatures w14:val="none"/>
              </w:rPr>
            </w:pPr>
            <w:ins w:id="171" w:author="William Engelke" w:date="2025-06-17T11:09:00Z" w16du:dateUtc="2025-06-17T16:09:00Z">
              <w:r w:rsidRPr="00D62BA0">
                <w:rPr>
                  <w:rFonts w:ascii="Aptos Narrow" w:eastAsia="Times New Roman" w:hAnsi="Aptos Narrow" w:cs="Times New Roman"/>
                  <w:color w:val="000000"/>
                  <w:kern w:val="0"/>
                  <w:sz w:val="22"/>
                  <w:szCs w:val="22"/>
                  <w14:ligatures w14:val="none"/>
                </w:rPr>
                <w:t xml:space="preserve">How to manage the total bandwidth being monitored (total bandwidth could lead to </w:t>
              </w:r>
              <w:proofErr w:type="gramStart"/>
              <w:r w:rsidRPr="00D62BA0">
                <w:rPr>
                  <w:rFonts w:ascii="Aptos Narrow" w:eastAsia="Times New Roman" w:hAnsi="Aptos Narrow" w:cs="Times New Roman"/>
                  <w:color w:val="000000"/>
                  <w:kern w:val="0"/>
                  <w:sz w:val="22"/>
                  <w:szCs w:val="22"/>
                  <w14:ligatures w14:val="none"/>
                </w:rPr>
                <w:t>overload</w:t>
              </w:r>
              <w:proofErr w:type="gramEnd"/>
              <w:r w:rsidRPr="00D62BA0">
                <w:rPr>
                  <w:rFonts w:ascii="Aptos Narrow" w:eastAsia="Times New Roman" w:hAnsi="Aptos Narrow" w:cs="Times New Roman"/>
                  <w:color w:val="000000"/>
                  <w:kern w:val="0"/>
                  <w:sz w:val="22"/>
                  <w:szCs w:val="22"/>
                  <w14:ligatures w14:val="none"/>
                </w:rPr>
                <w:t xml:space="preserve"> of a user’s internet capacity and generate significant personal expenses)?</w:t>
              </w:r>
            </w:ins>
          </w:p>
        </w:tc>
        <w:tc>
          <w:tcPr>
            <w:tcW w:w="4855" w:type="dxa"/>
            <w:tcBorders>
              <w:top w:val="nil"/>
              <w:left w:val="nil"/>
              <w:bottom w:val="single" w:sz="4" w:space="0" w:color="auto"/>
              <w:right w:val="single" w:sz="4" w:space="0" w:color="auto"/>
            </w:tcBorders>
            <w:shd w:val="clear" w:color="auto" w:fill="auto"/>
            <w:vAlign w:val="bottom"/>
            <w:hideMark/>
            <w:tcPrChange w:id="172" w:author="William Engelke" w:date="2025-06-17T11:19:00Z" w16du:dateUtc="2025-06-17T16:19:00Z">
              <w:tcPr>
                <w:tcW w:w="4820" w:type="dxa"/>
                <w:gridSpan w:val="2"/>
                <w:tcBorders>
                  <w:top w:val="nil"/>
                  <w:left w:val="nil"/>
                  <w:bottom w:val="single" w:sz="4" w:space="0" w:color="auto"/>
                  <w:right w:val="single" w:sz="4" w:space="0" w:color="auto"/>
                </w:tcBorders>
                <w:shd w:val="clear" w:color="auto" w:fill="auto"/>
                <w:vAlign w:val="bottom"/>
                <w:hideMark/>
              </w:tcPr>
            </w:tcPrChange>
          </w:tcPr>
          <w:p w14:paraId="71A56675" w14:textId="77777777" w:rsidR="00D62BA0" w:rsidRPr="00D62BA0" w:rsidRDefault="00D62BA0" w:rsidP="00D62BA0">
            <w:pPr>
              <w:spacing w:after="0" w:line="240" w:lineRule="auto"/>
              <w:rPr>
                <w:ins w:id="173" w:author="William Engelke" w:date="2025-06-17T11:09:00Z" w16du:dateUtc="2025-06-17T16:09:00Z"/>
                <w:rFonts w:ascii="Aptos Narrow" w:eastAsia="Times New Roman" w:hAnsi="Aptos Narrow" w:cs="Times New Roman"/>
                <w:color w:val="000000"/>
                <w:kern w:val="0"/>
                <w:sz w:val="22"/>
                <w:szCs w:val="22"/>
                <w14:ligatures w14:val="none"/>
              </w:rPr>
            </w:pPr>
            <w:commentRangeStart w:id="174"/>
            <w:ins w:id="175" w:author="William Engelke" w:date="2025-06-17T11:09:00Z" w16du:dateUtc="2025-06-17T16:09:00Z">
              <w:r w:rsidRPr="00D62BA0">
                <w:rPr>
                  <w:rFonts w:ascii="Aptos Narrow" w:eastAsia="Times New Roman" w:hAnsi="Aptos Narrow" w:cs="Times New Roman"/>
                  <w:color w:val="000000"/>
                  <w:kern w:val="0"/>
                  <w:sz w:val="22"/>
                  <w:szCs w:val="22"/>
                  <w14:ligatures w14:val="none"/>
                </w:rPr>
                <w:t>Does the project have the legal ability to reimburse a station owner for ISP fees generated by high data upload usage?</w:t>
              </w:r>
            </w:ins>
            <w:commentRangeEnd w:id="174"/>
            <w:r w:rsidR="004B3BDC">
              <w:rPr>
                <w:rStyle w:val="CommentReference"/>
              </w:rPr>
              <w:commentReference w:id="174"/>
            </w:r>
          </w:p>
        </w:tc>
      </w:tr>
      <w:tr w:rsidR="00D62BA0" w:rsidRPr="00D62BA0" w14:paraId="44B5334B" w14:textId="77777777" w:rsidTr="008F7CF0">
        <w:trPr>
          <w:trHeight w:val="782"/>
          <w:ins w:id="176" w:author="William Engelke" w:date="2025-06-17T11:09:00Z"/>
          <w:trPrChange w:id="177" w:author="William Engelke" w:date="2025-06-17T11:19:00Z" w16du:dateUtc="2025-06-17T16:19:00Z">
            <w:trPr>
              <w:gridAfter w:val="0"/>
              <w:trHeight w:val="735"/>
            </w:trPr>
          </w:trPrChange>
        </w:trPr>
        <w:tc>
          <w:tcPr>
            <w:tcW w:w="5479" w:type="dxa"/>
            <w:tcBorders>
              <w:top w:val="nil"/>
              <w:left w:val="single" w:sz="4" w:space="0" w:color="auto"/>
              <w:bottom w:val="single" w:sz="4" w:space="0" w:color="auto"/>
              <w:right w:val="single" w:sz="4" w:space="0" w:color="auto"/>
            </w:tcBorders>
            <w:shd w:val="clear" w:color="auto" w:fill="auto"/>
            <w:vAlign w:val="bottom"/>
            <w:hideMark/>
            <w:tcPrChange w:id="178" w:author="William Engelke" w:date="2025-06-17T11:19:00Z" w16du:dateUtc="2025-06-17T16:19:00Z">
              <w:tcPr>
                <w:tcW w:w="5440" w:type="dxa"/>
                <w:tcBorders>
                  <w:top w:val="nil"/>
                  <w:left w:val="single" w:sz="4" w:space="0" w:color="auto"/>
                  <w:bottom w:val="single" w:sz="4" w:space="0" w:color="auto"/>
                  <w:right w:val="single" w:sz="4" w:space="0" w:color="auto"/>
                </w:tcBorders>
                <w:shd w:val="clear" w:color="auto" w:fill="auto"/>
                <w:vAlign w:val="bottom"/>
                <w:hideMark/>
              </w:tcPr>
            </w:tcPrChange>
          </w:tcPr>
          <w:p w14:paraId="6A14038B" w14:textId="77777777" w:rsidR="00D62BA0" w:rsidRPr="00D62BA0" w:rsidRDefault="00D62BA0" w:rsidP="00D62BA0">
            <w:pPr>
              <w:spacing w:after="0" w:line="240" w:lineRule="auto"/>
              <w:rPr>
                <w:ins w:id="179" w:author="William Engelke" w:date="2025-06-17T11:09:00Z" w16du:dateUtc="2025-06-17T16:09:00Z"/>
                <w:rFonts w:ascii="Aptos Narrow" w:eastAsia="Times New Roman" w:hAnsi="Aptos Narrow" w:cs="Times New Roman"/>
                <w:color w:val="000000"/>
                <w:kern w:val="0"/>
                <w:sz w:val="22"/>
                <w:szCs w:val="22"/>
                <w14:ligatures w14:val="none"/>
              </w:rPr>
            </w:pPr>
            <w:ins w:id="180" w:author="William Engelke" w:date="2025-06-17T11:09:00Z" w16du:dateUtc="2025-06-17T16:09:00Z">
              <w:r w:rsidRPr="00D62BA0">
                <w:rPr>
                  <w:rFonts w:ascii="Aptos Narrow" w:eastAsia="Times New Roman" w:hAnsi="Aptos Narrow" w:cs="Times New Roman"/>
                  <w:color w:val="000000"/>
                  <w:kern w:val="0"/>
                  <w:sz w:val="22"/>
                  <w:szCs w:val="22"/>
                  <w14:ligatures w14:val="none"/>
                </w:rPr>
                <w:t>Should there be a maximum bandwidth? Is the sample rate fixed or programmable? (These two are related)</w:t>
              </w:r>
            </w:ins>
          </w:p>
        </w:tc>
        <w:tc>
          <w:tcPr>
            <w:tcW w:w="4855" w:type="dxa"/>
            <w:tcBorders>
              <w:top w:val="nil"/>
              <w:left w:val="nil"/>
              <w:bottom w:val="single" w:sz="4" w:space="0" w:color="auto"/>
              <w:right w:val="single" w:sz="4" w:space="0" w:color="auto"/>
            </w:tcBorders>
            <w:shd w:val="clear" w:color="auto" w:fill="auto"/>
            <w:vAlign w:val="bottom"/>
            <w:hideMark/>
            <w:tcPrChange w:id="181" w:author="William Engelke" w:date="2025-06-17T11:19:00Z" w16du:dateUtc="2025-06-17T16:19:00Z">
              <w:tcPr>
                <w:tcW w:w="4820" w:type="dxa"/>
                <w:gridSpan w:val="2"/>
                <w:tcBorders>
                  <w:top w:val="nil"/>
                  <w:left w:val="nil"/>
                  <w:bottom w:val="single" w:sz="4" w:space="0" w:color="auto"/>
                  <w:right w:val="single" w:sz="4" w:space="0" w:color="auto"/>
                </w:tcBorders>
                <w:shd w:val="clear" w:color="auto" w:fill="auto"/>
                <w:vAlign w:val="bottom"/>
                <w:hideMark/>
              </w:tcPr>
            </w:tcPrChange>
          </w:tcPr>
          <w:p w14:paraId="1CD8D021" w14:textId="09C9ECFA" w:rsidR="00D62BA0" w:rsidRPr="00D62BA0" w:rsidRDefault="00D62BA0" w:rsidP="00D62BA0">
            <w:pPr>
              <w:spacing w:after="0" w:line="240" w:lineRule="auto"/>
              <w:rPr>
                <w:ins w:id="182" w:author="William Engelke" w:date="2025-06-17T11:09:00Z" w16du:dateUtc="2025-06-17T16:09:00Z"/>
                <w:rFonts w:ascii="Aptos Narrow" w:eastAsia="Times New Roman" w:hAnsi="Aptos Narrow" w:cs="Times New Roman"/>
                <w:color w:val="000000"/>
                <w:kern w:val="0"/>
                <w:sz w:val="22"/>
                <w:szCs w:val="22"/>
                <w14:ligatures w14:val="none"/>
              </w:rPr>
            </w:pPr>
            <w:ins w:id="183" w:author="William Engelke" w:date="2025-06-17T11:09:00Z" w16du:dateUtc="2025-06-17T16:09:00Z">
              <w:r w:rsidRPr="00D62BA0">
                <w:rPr>
                  <w:rFonts w:ascii="Aptos Narrow" w:eastAsia="Times New Roman" w:hAnsi="Aptos Narrow" w:cs="Times New Roman"/>
                  <w:color w:val="000000"/>
                  <w:kern w:val="0"/>
                  <w:sz w:val="22"/>
                  <w:szCs w:val="22"/>
                  <w14:ligatures w14:val="none"/>
                </w:rPr>
                <w:t>?</w:t>
              </w:r>
            </w:ins>
            <w:ins w:id="184" w:author="William Engelke" w:date="2025-06-17T13:59:00Z" w16du:dateUtc="2025-06-17T18:59:00Z">
              <w:r w:rsidR="00CF1EEE">
                <w:rPr>
                  <w:rFonts w:ascii="Aptos Narrow" w:eastAsia="Times New Roman" w:hAnsi="Aptos Narrow" w:cs="Times New Roman"/>
                  <w:color w:val="000000"/>
                  <w:kern w:val="0"/>
                  <w:sz w:val="22"/>
                  <w:szCs w:val="22"/>
                  <w14:ligatures w14:val="none"/>
                </w:rPr>
                <w:t xml:space="preserve"> Maybe we need an al</w:t>
              </w:r>
            </w:ins>
            <w:ins w:id="185" w:author="William Engelke" w:date="2025-06-17T14:00:00Z" w16du:dateUtc="2025-06-17T19:00:00Z">
              <w:r w:rsidR="00CF1EEE">
                <w:rPr>
                  <w:rFonts w:ascii="Aptos Narrow" w:eastAsia="Times New Roman" w:hAnsi="Aptos Narrow" w:cs="Times New Roman"/>
                  <w:color w:val="000000"/>
                  <w:kern w:val="0"/>
                  <w:sz w:val="22"/>
                  <w:szCs w:val="22"/>
                  <w14:ligatures w14:val="none"/>
                </w:rPr>
                <w:t xml:space="preserve">gorithm that estimates how close we are to system limits in several areas such as </w:t>
              </w:r>
            </w:ins>
            <w:ins w:id="186" w:author="William Engelke" w:date="2025-06-17T14:01:00Z" w16du:dateUtc="2025-06-17T19:01:00Z">
              <w:r w:rsidR="00CF1EEE">
                <w:rPr>
                  <w:rFonts w:ascii="Aptos Narrow" w:eastAsia="Times New Roman" w:hAnsi="Aptos Narrow" w:cs="Times New Roman"/>
                  <w:color w:val="000000"/>
                  <w:kern w:val="0"/>
                  <w:sz w:val="22"/>
                  <w:szCs w:val="22"/>
                  <w14:ligatures w14:val="none"/>
                </w:rPr>
                <w:t xml:space="preserve">amount of </w:t>
              </w:r>
              <w:proofErr w:type="gramStart"/>
              <w:r w:rsidR="00CF1EEE">
                <w:rPr>
                  <w:rFonts w:ascii="Aptos Narrow" w:eastAsia="Times New Roman" w:hAnsi="Aptos Narrow" w:cs="Times New Roman"/>
                  <w:color w:val="000000"/>
                  <w:kern w:val="0"/>
                  <w:sz w:val="22"/>
                  <w:szCs w:val="22"/>
                  <w14:ligatures w14:val="none"/>
                </w:rPr>
                <w:t>data  being</w:t>
              </w:r>
              <w:proofErr w:type="gramEnd"/>
              <w:r w:rsidR="00CF1EEE">
                <w:rPr>
                  <w:rFonts w:ascii="Aptos Narrow" w:eastAsia="Times New Roman" w:hAnsi="Aptos Narrow" w:cs="Times New Roman"/>
                  <w:color w:val="000000"/>
                  <w:kern w:val="0"/>
                  <w:sz w:val="22"/>
                  <w:szCs w:val="22"/>
                  <w14:ligatures w14:val="none"/>
                </w:rPr>
                <w:t xml:space="preserve"> collected, potential internet capacity usage (as well as </w:t>
              </w:r>
            </w:ins>
            <w:ins w:id="187" w:author="William Engelke" w:date="2025-06-17T14:02:00Z" w16du:dateUtc="2025-06-17T19:02:00Z">
              <w:r w:rsidR="00CF1EEE">
                <w:rPr>
                  <w:rFonts w:ascii="Aptos Narrow" w:eastAsia="Times New Roman" w:hAnsi="Aptos Narrow" w:cs="Times New Roman"/>
                  <w:color w:val="000000"/>
                  <w:kern w:val="0"/>
                  <w:sz w:val="22"/>
                  <w:szCs w:val="22"/>
                  <w14:ligatures w14:val="none"/>
                </w:rPr>
                <w:t>CPU and I/O capacity)</w:t>
              </w:r>
            </w:ins>
          </w:p>
        </w:tc>
      </w:tr>
      <w:tr w:rsidR="00D62BA0" w:rsidRPr="00D62BA0" w14:paraId="04EC290C" w14:textId="77777777" w:rsidTr="008F7CF0">
        <w:trPr>
          <w:trHeight w:val="638"/>
          <w:ins w:id="188" w:author="William Engelke" w:date="2025-06-17T11:09:00Z"/>
          <w:trPrChange w:id="189" w:author="William Engelke" w:date="2025-06-17T11:19:00Z" w16du:dateUtc="2025-06-17T16:19:00Z">
            <w:trPr>
              <w:gridAfter w:val="0"/>
              <w:trHeight w:val="600"/>
            </w:trPr>
          </w:trPrChange>
        </w:trPr>
        <w:tc>
          <w:tcPr>
            <w:tcW w:w="5479" w:type="dxa"/>
            <w:tcBorders>
              <w:top w:val="nil"/>
              <w:left w:val="single" w:sz="4" w:space="0" w:color="auto"/>
              <w:bottom w:val="single" w:sz="4" w:space="0" w:color="auto"/>
              <w:right w:val="single" w:sz="4" w:space="0" w:color="auto"/>
            </w:tcBorders>
            <w:shd w:val="clear" w:color="auto" w:fill="auto"/>
            <w:vAlign w:val="bottom"/>
            <w:hideMark/>
            <w:tcPrChange w:id="190" w:author="William Engelke" w:date="2025-06-17T11:19:00Z" w16du:dateUtc="2025-06-17T16:19:00Z">
              <w:tcPr>
                <w:tcW w:w="5440" w:type="dxa"/>
                <w:tcBorders>
                  <w:top w:val="nil"/>
                  <w:left w:val="single" w:sz="4" w:space="0" w:color="auto"/>
                  <w:bottom w:val="single" w:sz="4" w:space="0" w:color="auto"/>
                  <w:right w:val="single" w:sz="4" w:space="0" w:color="auto"/>
                </w:tcBorders>
                <w:shd w:val="clear" w:color="auto" w:fill="auto"/>
                <w:vAlign w:val="bottom"/>
                <w:hideMark/>
              </w:tcPr>
            </w:tcPrChange>
          </w:tcPr>
          <w:p w14:paraId="767D8BA6" w14:textId="77777777" w:rsidR="00D62BA0" w:rsidRPr="00D62BA0" w:rsidRDefault="00D62BA0" w:rsidP="00D62BA0">
            <w:pPr>
              <w:spacing w:after="0" w:line="240" w:lineRule="auto"/>
              <w:rPr>
                <w:ins w:id="191" w:author="William Engelke" w:date="2025-06-17T11:09:00Z" w16du:dateUtc="2025-06-17T16:09:00Z"/>
                <w:rFonts w:ascii="Aptos Narrow" w:eastAsia="Times New Roman" w:hAnsi="Aptos Narrow" w:cs="Times New Roman"/>
                <w:color w:val="000000"/>
                <w:kern w:val="0"/>
                <w:sz w:val="22"/>
                <w:szCs w:val="22"/>
                <w14:ligatures w14:val="none"/>
              </w:rPr>
            </w:pPr>
            <w:ins w:id="192" w:author="William Engelke" w:date="2025-06-17T11:09:00Z" w16du:dateUtc="2025-06-17T16:09:00Z">
              <w:r w:rsidRPr="00D62BA0">
                <w:rPr>
                  <w:rFonts w:ascii="Aptos Narrow" w:eastAsia="Times New Roman" w:hAnsi="Aptos Narrow" w:cs="Times New Roman"/>
                  <w:color w:val="000000"/>
                  <w:kern w:val="0"/>
                  <w:sz w:val="22"/>
                  <w:szCs w:val="22"/>
                  <w14:ligatures w14:val="none"/>
                </w:rPr>
                <w:t xml:space="preserve">Does </w:t>
              </w:r>
              <w:proofErr w:type="gramStart"/>
              <w:r w:rsidRPr="00D62BA0">
                <w:rPr>
                  <w:rFonts w:ascii="Aptos Narrow" w:eastAsia="Times New Roman" w:hAnsi="Aptos Narrow" w:cs="Times New Roman"/>
                  <w:color w:val="000000"/>
                  <w:kern w:val="0"/>
                  <w:sz w:val="22"/>
                  <w:szCs w:val="22"/>
                  <w14:ligatures w14:val="none"/>
                </w:rPr>
                <w:t>user</w:t>
              </w:r>
              <w:proofErr w:type="gramEnd"/>
              <w:r w:rsidRPr="00D62BA0">
                <w:rPr>
                  <w:rFonts w:ascii="Aptos Narrow" w:eastAsia="Times New Roman" w:hAnsi="Aptos Narrow" w:cs="Times New Roman"/>
                  <w:color w:val="000000"/>
                  <w:kern w:val="0"/>
                  <w:sz w:val="22"/>
                  <w:szCs w:val="22"/>
                  <w14:ligatures w14:val="none"/>
                </w:rPr>
                <w:t xml:space="preserve"> get to specify </w:t>
              </w:r>
              <w:proofErr w:type="gramStart"/>
              <w:r w:rsidRPr="00D62BA0">
                <w:rPr>
                  <w:rFonts w:ascii="Aptos Narrow" w:eastAsia="Times New Roman" w:hAnsi="Aptos Narrow" w:cs="Times New Roman"/>
                  <w:color w:val="000000"/>
                  <w:kern w:val="0"/>
                  <w:sz w:val="22"/>
                  <w:szCs w:val="22"/>
                  <w14:ligatures w14:val="none"/>
                </w:rPr>
                <w:t>format</w:t>
              </w:r>
              <w:proofErr w:type="gramEnd"/>
              <w:r w:rsidRPr="00D62BA0">
                <w:rPr>
                  <w:rFonts w:ascii="Aptos Narrow" w:eastAsia="Times New Roman" w:hAnsi="Aptos Narrow" w:cs="Times New Roman"/>
                  <w:color w:val="000000"/>
                  <w:kern w:val="0"/>
                  <w:sz w:val="22"/>
                  <w:szCs w:val="22"/>
                  <w14:ligatures w14:val="none"/>
                </w:rPr>
                <w:t xml:space="preserve"> of the output (CCF vs raw A/D samples) (probably not)</w:t>
              </w:r>
            </w:ins>
          </w:p>
        </w:tc>
        <w:tc>
          <w:tcPr>
            <w:tcW w:w="4855" w:type="dxa"/>
            <w:tcBorders>
              <w:top w:val="nil"/>
              <w:left w:val="nil"/>
              <w:bottom w:val="single" w:sz="4" w:space="0" w:color="auto"/>
              <w:right w:val="single" w:sz="4" w:space="0" w:color="auto"/>
            </w:tcBorders>
            <w:shd w:val="clear" w:color="auto" w:fill="auto"/>
            <w:vAlign w:val="bottom"/>
            <w:hideMark/>
            <w:tcPrChange w:id="193" w:author="William Engelke" w:date="2025-06-17T11:19:00Z" w16du:dateUtc="2025-06-17T16:19:00Z">
              <w:tcPr>
                <w:tcW w:w="4820" w:type="dxa"/>
                <w:gridSpan w:val="2"/>
                <w:tcBorders>
                  <w:top w:val="nil"/>
                  <w:left w:val="nil"/>
                  <w:bottom w:val="single" w:sz="4" w:space="0" w:color="auto"/>
                  <w:right w:val="single" w:sz="4" w:space="0" w:color="auto"/>
                </w:tcBorders>
                <w:shd w:val="clear" w:color="auto" w:fill="auto"/>
                <w:vAlign w:val="bottom"/>
                <w:hideMark/>
              </w:tcPr>
            </w:tcPrChange>
          </w:tcPr>
          <w:p w14:paraId="4963637A" w14:textId="77777777" w:rsidR="00D62BA0" w:rsidRPr="00D62BA0" w:rsidRDefault="00D62BA0" w:rsidP="00D62BA0">
            <w:pPr>
              <w:spacing w:after="0" w:line="240" w:lineRule="auto"/>
              <w:rPr>
                <w:ins w:id="194" w:author="William Engelke" w:date="2025-06-17T11:09:00Z" w16du:dateUtc="2025-06-17T16:09:00Z"/>
                <w:rFonts w:ascii="Aptos Narrow" w:eastAsia="Times New Roman" w:hAnsi="Aptos Narrow" w:cs="Times New Roman"/>
                <w:color w:val="000000"/>
                <w:kern w:val="0"/>
                <w:sz w:val="22"/>
                <w:szCs w:val="22"/>
                <w14:ligatures w14:val="none"/>
              </w:rPr>
            </w:pPr>
            <w:ins w:id="195" w:author="William Engelke" w:date="2025-06-17T11:09:00Z" w16du:dateUtc="2025-06-17T16:09:00Z">
              <w:r w:rsidRPr="00D62BA0">
                <w:rPr>
                  <w:rFonts w:ascii="Aptos Narrow" w:eastAsia="Times New Roman" w:hAnsi="Aptos Narrow" w:cs="Times New Roman"/>
                  <w:color w:val="000000"/>
                  <w:kern w:val="0"/>
                  <w:sz w:val="22"/>
                  <w:szCs w:val="22"/>
                  <w14:ligatures w14:val="none"/>
                </w:rPr>
                <w:t>This will be fixed as DRF</w:t>
              </w:r>
            </w:ins>
          </w:p>
        </w:tc>
      </w:tr>
      <w:tr w:rsidR="00D62BA0" w:rsidRPr="00D62BA0" w14:paraId="466F2C76" w14:textId="77777777" w:rsidTr="008F7CF0">
        <w:trPr>
          <w:trHeight w:val="814"/>
          <w:ins w:id="196" w:author="William Engelke" w:date="2025-06-17T11:09:00Z"/>
          <w:trPrChange w:id="197" w:author="William Engelke" w:date="2025-06-17T11:19:00Z" w16du:dateUtc="2025-06-17T16:19:00Z">
            <w:trPr>
              <w:gridAfter w:val="0"/>
              <w:trHeight w:val="765"/>
            </w:trPr>
          </w:trPrChange>
        </w:trPr>
        <w:tc>
          <w:tcPr>
            <w:tcW w:w="5479" w:type="dxa"/>
            <w:tcBorders>
              <w:top w:val="nil"/>
              <w:left w:val="single" w:sz="4" w:space="0" w:color="auto"/>
              <w:bottom w:val="single" w:sz="4" w:space="0" w:color="auto"/>
              <w:right w:val="single" w:sz="4" w:space="0" w:color="auto"/>
            </w:tcBorders>
            <w:shd w:val="clear" w:color="auto" w:fill="auto"/>
            <w:vAlign w:val="bottom"/>
            <w:hideMark/>
            <w:tcPrChange w:id="198" w:author="William Engelke" w:date="2025-06-17T11:19:00Z" w16du:dateUtc="2025-06-17T16:19:00Z">
              <w:tcPr>
                <w:tcW w:w="5440" w:type="dxa"/>
                <w:tcBorders>
                  <w:top w:val="nil"/>
                  <w:left w:val="single" w:sz="4" w:space="0" w:color="auto"/>
                  <w:bottom w:val="single" w:sz="4" w:space="0" w:color="auto"/>
                  <w:right w:val="single" w:sz="4" w:space="0" w:color="auto"/>
                </w:tcBorders>
                <w:shd w:val="clear" w:color="auto" w:fill="auto"/>
                <w:vAlign w:val="bottom"/>
                <w:hideMark/>
              </w:tcPr>
            </w:tcPrChange>
          </w:tcPr>
          <w:p w14:paraId="72EF7026" w14:textId="77777777" w:rsidR="00D62BA0" w:rsidRPr="00D62BA0" w:rsidRDefault="00D62BA0" w:rsidP="00D62BA0">
            <w:pPr>
              <w:spacing w:after="0" w:line="240" w:lineRule="auto"/>
              <w:rPr>
                <w:ins w:id="199" w:author="William Engelke" w:date="2025-06-17T11:09:00Z" w16du:dateUtc="2025-06-17T16:09:00Z"/>
                <w:rFonts w:ascii="Aptos Narrow" w:eastAsia="Times New Roman" w:hAnsi="Aptos Narrow" w:cs="Times New Roman"/>
                <w:color w:val="000000"/>
                <w:kern w:val="0"/>
                <w:sz w:val="22"/>
                <w:szCs w:val="22"/>
                <w14:ligatures w14:val="none"/>
              </w:rPr>
            </w:pPr>
            <w:ins w:id="200" w:author="William Engelke" w:date="2025-06-17T11:09:00Z" w16du:dateUtc="2025-06-17T16:09:00Z">
              <w:r w:rsidRPr="00D62BA0">
                <w:rPr>
                  <w:rFonts w:ascii="Aptos Narrow" w:eastAsia="Times New Roman" w:hAnsi="Aptos Narrow" w:cs="Times New Roman"/>
                  <w:color w:val="000000"/>
                  <w:kern w:val="0"/>
                  <w:sz w:val="22"/>
                  <w:szCs w:val="22"/>
                  <w14:ligatures w14:val="none"/>
                </w:rPr>
                <w:t>Can multiple CCs be assigned to a given station at the same time? How many?</w:t>
              </w:r>
            </w:ins>
          </w:p>
        </w:tc>
        <w:tc>
          <w:tcPr>
            <w:tcW w:w="4855" w:type="dxa"/>
            <w:tcBorders>
              <w:top w:val="nil"/>
              <w:left w:val="nil"/>
              <w:bottom w:val="single" w:sz="4" w:space="0" w:color="auto"/>
              <w:right w:val="single" w:sz="4" w:space="0" w:color="auto"/>
            </w:tcBorders>
            <w:shd w:val="clear" w:color="auto" w:fill="auto"/>
            <w:vAlign w:val="bottom"/>
            <w:hideMark/>
            <w:tcPrChange w:id="201" w:author="William Engelke" w:date="2025-06-17T11:19:00Z" w16du:dateUtc="2025-06-17T16:19:00Z">
              <w:tcPr>
                <w:tcW w:w="4820" w:type="dxa"/>
                <w:gridSpan w:val="2"/>
                <w:tcBorders>
                  <w:top w:val="nil"/>
                  <w:left w:val="nil"/>
                  <w:bottom w:val="single" w:sz="4" w:space="0" w:color="auto"/>
                  <w:right w:val="single" w:sz="4" w:space="0" w:color="auto"/>
                </w:tcBorders>
                <w:shd w:val="clear" w:color="auto" w:fill="auto"/>
                <w:vAlign w:val="bottom"/>
                <w:hideMark/>
              </w:tcPr>
            </w:tcPrChange>
          </w:tcPr>
          <w:p w14:paraId="66AE43E2" w14:textId="77777777" w:rsidR="00D62BA0" w:rsidRPr="00D62BA0" w:rsidRDefault="00D62BA0" w:rsidP="00D62BA0">
            <w:pPr>
              <w:spacing w:after="0" w:line="240" w:lineRule="auto"/>
              <w:rPr>
                <w:ins w:id="202" w:author="William Engelke" w:date="2025-06-17T11:09:00Z" w16du:dateUtc="2025-06-17T16:09:00Z"/>
                <w:rFonts w:ascii="Aptos Narrow" w:eastAsia="Times New Roman" w:hAnsi="Aptos Narrow" w:cs="Times New Roman"/>
                <w:color w:val="000000"/>
                <w:kern w:val="0"/>
                <w:sz w:val="22"/>
                <w:szCs w:val="22"/>
                <w14:ligatures w14:val="none"/>
              </w:rPr>
            </w:pPr>
            <w:ins w:id="203" w:author="William Engelke" w:date="2025-06-17T11:09:00Z" w16du:dateUtc="2025-06-17T16:09:00Z">
              <w:r w:rsidRPr="00D62BA0">
                <w:rPr>
                  <w:rFonts w:ascii="Aptos Narrow" w:eastAsia="Times New Roman" w:hAnsi="Aptos Narrow" w:cs="Times New Roman"/>
                  <w:color w:val="000000"/>
                  <w:kern w:val="0"/>
                  <w:sz w:val="22"/>
                  <w:szCs w:val="22"/>
                  <w14:ligatures w14:val="none"/>
                </w:rPr>
                <w:t>Currently thought to be unlimited.</w:t>
              </w:r>
            </w:ins>
          </w:p>
        </w:tc>
      </w:tr>
      <w:tr w:rsidR="00D62BA0" w:rsidRPr="00D62BA0" w14:paraId="2A1B3E33" w14:textId="77777777" w:rsidTr="008F7CF0">
        <w:trPr>
          <w:trHeight w:val="638"/>
          <w:ins w:id="204" w:author="William Engelke" w:date="2025-06-17T11:09:00Z"/>
          <w:trPrChange w:id="205" w:author="William Engelke" w:date="2025-06-17T11:19:00Z" w16du:dateUtc="2025-06-17T16:19:00Z">
            <w:trPr>
              <w:gridAfter w:val="0"/>
              <w:trHeight w:val="600"/>
            </w:trPr>
          </w:trPrChange>
        </w:trPr>
        <w:tc>
          <w:tcPr>
            <w:tcW w:w="5479" w:type="dxa"/>
            <w:tcBorders>
              <w:top w:val="nil"/>
              <w:left w:val="single" w:sz="4" w:space="0" w:color="auto"/>
              <w:bottom w:val="single" w:sz="4" w:space="0" w:color="auto"/>
              <w:right w:val="single" w:sz="4" w:space="0" w:color="auto"/>
            </w:tcBorders>
            <w:shd w:val="clear" w:color="auto" w:fill="auto"/>
            <w:vAlign w:val="bottom"/>
            <w:hideMark/>
            <w:tcPrChange w:id="206" w:author="William Engelke" w:date="2025-06-17T11:19:00Z" w16du:dateUtc="2025-06-17T16:19:00Z">
              <w:tcPr>
                <w:tcW w:w="5440" w:type="dxa"/>
                <w:tcBorders>
                  <w:top w:val="nil"/>
                  <w:left w:val="single" w:sz="4" w:space="0" w:color="auto"/>
                  <w:bottom w:val="single" w:sz="4" w:space="0" w:color="auto"/>
                  <w:right w:val="single" w:sz="4" w:space="0" w:color="auto"/>
                </w:tcBorders>
                <w:shd w:val="clear" w:color="auto" w:fill="auto"/>
                <w:vAlign w:val="bottom"/>
                <w:hideMark/>
              </w:tcPr>
            </w:tcPrChange>
          </w:tcPr>
          <w:p w14:paraId="32099245" w14:textId="77777777" w:rsidR="00D62BA0" w:rsidRPr="00D62BA0" w:rsidRDefault="00D62BA0" w:rsidP="00D62BA0">
            <w:pPr>
              <w:spacing w:after="0" w:line="240" w:lineRule="auto"/>
              <w:rPr>
                <w:ins w:id="207" w:author="William Engelke" w:date="2025-06-17T11:09:00Z" w16du:dateUtc="2025-06-17T16:09:00Z"/>
                <w:rFonts w:ascii="Aptos Narrow" w:eastAsia="Times New Roman" w:hAnsi="Aptos Narrow" w:cs="Times New Roman"/>
                <w:color w:val="000000"/>
                <w:kern w:val="0"/>
                <w:sz w:val="22"/>
                <w:szCs w:val="22"/>
                <w14:ligatures w14:val="none"/>
              </w:rPr>
            </w:pPr>
            <w:ins w:id="208" w:author="William Engelke" w:date="2025-06-17T11:09:00Z" w16du:dateUtc="2025-06-17T16:09:00Z">
              <w:r w:rsidRPr="00D62BA0">
                <w:rPr>
                  <w:rFonts w:ascii="Aptos Narrow" w:eastAsia="Times New Roman" w:hAnsi="Aptos Narrow" w:cs="Times New Roman"/>
                  <w:color w:val="000000"/>
                  <w:kern w:val="0"/>
                  <w:sz w:val="22"/>
                  <w:szCs w:val="22"/>
                  <w14:ligatures w14:val="none"/>
                </w:rPr>
                <w:t>Observations List: should observations resulting from a CC be shown in the OBS list seen by everybody(probably)</w:t>
              </w:r>
            </w:ins>
          </w:p>
        </w:tc>
        <w:tc>
          <w:tcPr>
            <w:tcW w:w="4855" w:type="dxa"/>
            <w:tcBorders>
              <w:top w:val="nil"/>
              <w:left w:val="nil"/>
              <w:bottom w:val="single" w:sz="4" w:space="0" w:color="auto"/>
              <w:right w:val="single" w:sz="4" w:space="0" w:color="auto"/>
            </w:tcBorders>
            <w:shd w:val="clear" w:color="auto" w:fill="auto"/>
            <w:vAlign w:val="bottom"/>
            <w:hideMark/>
            <w:tcPrChange w:id="209" w:author="William Engelke" w:date="2025-06-17T11:19:00Z" w16du:dateUtc="2025-06-17T16:19:00Z">
              <w:tcPr>
                <w:tcW w:w="4820" w:type="dxa"/>
                <w:gridSpan w:val="2"/>
                <w:tcBorders>
                  <w:top w:val="nil"/>
                  <w:left w:val="nil"/>
                  <w:bottom w:val="single" w:sz="4" w:space="0" w:color="auto"/>
                  <w:right w:val="single" w:sz="4" w:space="0" w:color="auto"/>
                </w:tcBorders>
                <w:shd w:val="clear" w:color="auto" w:fill="auto"/>
                <w:vAlign w:val="bottom"/>
                <w:hideMark/>
              </w:tcPr>
            </w:tcPrChange>
          </w:tcPr>
          <w:p w14:paraId="343D2E05" w14:textId="77777777" w:rsidR="00D62BA0" w:rsidRPr="00D62BA0" w:rsidRDefault="00D62BA0" w:rsidP="00D62BA0">
            <w:pPr>
              <w:spacing w:after="0" w:line="240" w:lineRule="auto"/>
              <w:rPr>
                <w:ins w:id="210" w:author="William Engelke" w:date="2025-06-17T11:09:00Z" w16du:dateUtc="2025-06-17T16:09:00Z"/>
                <w:rFonts w:ascii="Aptos Narrow" w:eastAsia="Times New Roman" w:hAnsi="Aptos Narrow" w:cs="Times New Roman"/>
                <w:color w:val="000000"/>
                <w:kern w:val="0"/>
                <w:sz w:val="22"/>
                <w:szCs w:val="22"/>
                <w14:ligatures w14:val="none"/>
              </w:rPr>
            </w:pPr>
            <w:ins w:id="211" w:author="William Engelke" w:date="2025-06-17T11:09:00Z" w16du:dateUtc="2025-06-17T16:09:00Z">
              <w:r w:rsidRPr="00D62BA0">
                <w:rPr>
                  <w:rFonts w:ascii="Aptos Narrow" w:eastAsia="Times New Roman" w:hAnsi="Aptos Narrow" w:cs="Times New Roman"/>
                  <w:color w:val="000000"/>
                  <w:kern w:val="0"/>
                  <w:sz w:val="22"/>
                  <w:szCs w:val="22"/>
                  <w14:ligatures w14:val="none"/>
                </w:rPr>
                <w:t>yes</w:t>
              </w:r>
            </w:ins>
          </w:p>
        </w:tc>
      </w:tr>
      <w:tr w:rsidR="00D62BA0" w:rsidRPr="00D62BA0" w14:paraId="05F40AA4" w14:textId="77777777" w:rsidTr="008F7CF0">
        <w:trPr>
          <w:trHeight w:val="654"/>
          <w:ins w:id="212" w:author="William Engelke" w:date="2025-06-17T11:09:00Z"/>
          <w:trPrChange w:id="213" w:author="William Engelke" w:date="2025-06-17T11:19:00Z" w16du:dateUtc="2025-06-17T16:19:00Z">
            <w:trPr>
              <w:gridAfter w:val="0"/>
              <w:trHeight w:val="615"/>
            </w:trPr>
          </w:trPrChange>
        </w:trPr>
        <w:tc>
          <w:tcPr>
            <w:tcW w:w="5479" w:type="dxa"/>
            <w:tcBorders>
              <w:top w:val="nil"/>
              <w:left w:val="single" w:sz="4" w:space="0" w:color="auto"/>
              <w:bottom w:val="single" w:sz="4" w:space="0" w:color="auto"/>
              <w:right w:val="single" w:sz="4" w:space="0" w:color="auto"/>
            </w:tcBorders>
            <w:shd w:val="clear" w:color="auto" w:fill="auto"/>
            <w:vAlign w:val="bottom"/>
            <w:hideMark/>
            <w:tcPrChange w:id="214" w:author="William Engelke" w:date="2025-06-17T11:19:00Z" w16du:dateUtc="2025-06-17T16:19:00Z">
              <w:tcPr>
                <w:tcW w:w="5440" w:type="dxa"/>
                <w:tcBorders>
                  <w:top w:val="nil"/>
                  <w:left w:val="single" w:sz="4" w:space="0" w:color="auto"/>
                  <w:bottom w:val="single" w:sz="4" w:space="0" w:color="auto"/>
                  <w:right w:val="single" w:sz="4" w:space="0" w:color="auto"/>
                </w:tcBorders>
                <w:shd w:val="clear" w:color="auto" w:fill="auto"/>
                <w:vAlign w:val="bottom"/>
                <w:hideMark/>
              </w:tcPr>
            </w:tcPrChange>
          </w:tcPr>
          <w:p w14:paraId="722DEFD5" w14:textId="77777777" w:rsidR="00D62BA0" w:rsidRPr="00D62BA0" w:rsidRDefault="00D62BA0" w:rsidP="00D62BA0">
            <w:pPr>
              <w:spacing w:after="0" w:line="240" w:lineRule="auto"/>
              <w:rPr>
                <w:ins w:id="215" w:author="William Engelke" w:date="2025-06-17T11:09:00Z" w16du:dateUtc="2025-06-17T16:09:00Z"/>
                <w:rFonts w:ascii="Aptos Narrow" w:eastAsia="Times New Roman" w:hAnsi="Aptos Narrow" w:cs="Times New Roman"/>
                <w:color w:val="000000"/>
                <w:kern w:val="0"/>
                <w:sz w:val="22"/>
                <w:szCs w:val="22"/>
                <w14:ligatures w14:val="none"/>
              </w:rPr>
            </w:pPr>
            <w:ins w:id="216" w:author="William Engelke" w:date="2025-06-17T11:09:00Z" w16du:dateUtc="2025-06-17T16:09:00Z">
              <w:r w:rsidRPr="00D62BA0">
                <w:rPr>
                  <w:rFonts w:ascii="Aptos Narrow" w:eastAsia="Times New Roman" w:hAnsi="Aptos Narrow" w:cs="Times New Roman"/>
                  <w:color w:val="000000"/>
                  <w:kern w:val="0"/>
                  <w:sz w:val="22"/>
                  <w:szCs w:val="22"/>
                  <w14:ligatures w14:val="none"/>
                </w:rPr>
                <w:t>Should a user be able to cancel a CC assigned to their station by a Science User?</w:t>
              </w:r>
            </w:ins>
          </w:p>
        </w:tc>
        <w:tc>
          <w:tcPr>
            <w:tcW w:w="4855" w:type="dxa"/>
            <w:tcBorders>
              <w:top w:val="nil"/>
              <w:left w:val="nil"/>
              <w:bottom w:val="single" w:sz="4" w:space="0" w:color="auto"/>
              <w:right w:val="single" w:sz="4" w:space="0" w:color="auto"/>
            </w:tcBorders>
            <w:shd w:val="clear" w:color="auto" w:fill="auto"/>
            <w:vAlign w:val="bottom"/>
            <w:hideMark/>
            <w:tcPrChange w:id="217" w:author="William Engelke" w:date="2025-06-17T11:19:00Z" w16du:dateUtc="2025-06-17T16:19:00Z">
              <w:tcPr>
                <w:tcW w:w="4820" w:type="dxa"/>
                <w:gridSpan w:val="2"/>
                <w:tcBorders>
                  <w:top w:val="nil"/>
                  <w:left w:val="nil"/>
                  <w:bottom w:val="single" w:sz="4" w:space="0" w:color="auto"/>
                  <w:right w:val="single" w:sz="4" w:space="0" w:color="auto"/>
                </w:tcBorders>
                <w:shd w:val="clear" w:color="auto" w:fill="auto"/>
                <w:vAlign w:val="bottom"/>
                <w:hideMark/>
              </w:tcPr>
            </w:tcPrChange>
          </w:tcPr>
          <w:p w14:paraId="6756BF41" w14:textId="77777777" w:rsidR="00D62BA0" w:rsidRPr="00D62BA0" w:rsidRDefault="00D62BA0" w:rsidP="00D62BA0">
            <w:pPr>
              <w:spacing w:after="0" w:line="240" w:lineRule="auto"/>
              <w:rPr>
                <w:ins w:id="218" w:author="William Engelke" w:date="2025-06-17T11:09:00Z" w16du:dateUtc="2025-06-17T16:09:00Z"/>
                <w:rFonts w:ascii="Aptos Narrow" w:eastAsia="Times New Roman" w:hAnsi="Aptos Narrow" w:cs="Times New Roman"/>
                <w:color w:val="000000"/>
                <w:kern w:val="0"/>
                <w:sz w:val="22"/>
                <w:szCs w:val="22"/>
                <w14:ligatures w14:val="none"/>
              </w:rPr>
            </w:pPr>
            <w:ins w:id="219" w:author="William Engelke" w:date="2025-06-17T11:09:00Z" w16du:dateUtc="2025-06-17T16:09:00Z">
              <w:r w:rsidRPr="00D62BA0">
                <w:rPr>
                  <w:rFonts w:ascii="Aptos Narrow" w:eastAsia="Times New Roman" w:hAnsi="Aptos Narrow" w:cs="Times New Roman"/>
                  <w:color w:val="000000"/>
                  <w:kern w:val="0"/>
                  <w:sz w:val="22"/>
                  <w:szCs w:val="22"/>
                  <w14:ligatures w14:val="none"/>
                </w:rPr>
                <w:t xml:space="preserve">If </w:t>
              </w:r>
              <w:proofErr w:type="gramStart"/>
              <w:r w:rsidRPr="00D62BA0">
                <w:rPr>
                  <w:rFonts w:ascii="Aptos Narrow" w:eastAsia="Times New Roman" w:hAnsi="Aptos Narrow" w:cs="Times New Roman"/>
                  <w:color w:val="000000"/>
                  <w:kern w:val="0"/>
                  <w:sz w:val="22"/>
                  <w:szCs w:val="22"/>
                  <w14:ligatures w14:val="none"/>
                </w:rPr>
                <w:t>station</w:t>
              </w:r>
              <w:proofErr w:type="gramEnd"/>
              <w:r w:rsidRPr="00D62BA0">
                <w:rPr>
                  <w:rFonts w:ascii="Aptos Narrow" w:eastAsia="Times New Roman" w:hAnsi="Aptos Narrow" w:cs="Times New Roman"/>
                  <w:color w:val="000000"/>
                  <w:kern w:val="0"/>
                  <w:sz w:val="22"/>
                  <w:szCs w:val="22"/>
                  <w14:ligatures w14:val="none"/>
                </w:rPr>
                <w:t xml:space="preserve"> is a volunteer, yes; if </w:t>
              </w:r>
              <w:proofErr w:type="gramStart"/>
              <w:r w:rsidRPr="00D62BA0">
                <w:rPr>
                  <w:rFonts w:ascii="Aptos Narrow" w:eastAsia="Times New Roman" w:hAnsi="Aptos Narrow" w:cs="Times New Roman"/>
                  <w:color w:val="000000"/>
                  <w:kern w:val="0"/>
                  <w:sz w:val="22"/>
                  <w:szCs w:val="22"/>
                  <w14:ligatures w14:val="none"/>
                </w:rPr>
                <w:t>station</w:t>
              </w:r>
              <w:proofErr w:type="gramEnd"/>
              <w:r w:rsidRPr="00D62BA0">
                <w:rPr>
                  <w:rFonts w:ascii="Aptos Narrow" w:eastAsia="Times New Roman" w:hAnsi="Aptos Narrow" w:cs="Times New Roman"/>
                  <w:color w:val="000000"/>
                  <w:kern w:val="0"/>
                  <w:sz w:val="22"/>
                  <w:szCs w:val="22"/>
                  <w14:ligatures w14:val="none"/>
                </w:rPr>
                <w:t xml:space="preserve"> was provided by the project, no</w:t>
              </w:r>
            </w:ins>
          </w:p>
        </w:tc>
      </w:tr>
      <w:tr w:rsidR="00D62BA0" w:rsidRPr="00D62BA0" w14:paraId="359B6BBD" w14:textId="77777777" w:rsidTr="008F7CF0">
        <w:trPr>
          <w:trHeight w:val="734"/>
          <w:ins w:id="220" w:author="William Engelke" w:date="2025-06-17T11:09:00Z"/>
          <w:trPrChange w:id="221" w:author="William Engelke" w:date="2025-06-17T11:19:00Z" w16du:dateUtc="2025-06-17T16:19:00Z">
            <w:trPr>
              <w:gridAfter w:val="0"/>
              <w:trHeight w:val="690"/>
            </w:trPr>
          </w:trPrChange>
        </w:trPr>
        <w:tc>
          <w:tcPr>
            <w:tcW w:w="5479" w:type="dxa"/>
            <w:tcBorders>
              <w:top w:val="nil"/>
              <w:left w:val="single" w:sz="4" w:space="0" w:color="auto"/>
              <w:bottom w:val="single" w:sz="4" w:space="0" w:color="auto"/>
              <w:right w:val="single" w:sz="4" w:space="0" w:color="auto"/>
            </w:tcBorders>
            <w:shd w:val="clear" w:color="auto" w:fill="auto"/>
            <w:vAlign w:val="bottom"/>
            <w:hideMark/>
            <w:tcPrChange w:id="222" w:author="William Engelke" w:date="2025-06-17T11:19:00Z" w16du:dateUtc="2025-06-17T16:19:00Z">
              <w:tcPr>
                <w:tcW w:w="5440" w:type="dxa"/>
                <w:tcBorders>
                  <w:top w:val="nil"/>
                  <w:left w:val="single" w:sz="4" w:space="0" w:color="auto"/>
                  <w:bottom w:val="single" w:sz="4" w:space="0" w:color="auto"/>
                  <w:right w:val="single" w:sz="4" w:space="0" w:color="auto"/>
                </w:tcBorders>
                <w:shd w:val="clear" w:color="auto" w:fill="auto"/>
                <w:vAlign w:val="bottom"/>
                <w:hideMark/>
              </w:tcPr>
            </w:tcPrChange>
          </w:tcPr>
          <w:p w14:paraId="7E48E9E0" w14:textId="296E7FAD" w:rsidR="00D62BA0" w:rsidRPr="00D62BA0" w:rsidRDefault="00D62BA0" w:rsidP="00D62BA0">
            <w:pPr>
              <w:spacing w:after="0" w:line="240" w:lineRule="auto"/>
              <w:rPr>
                <w:ins w:id="223" w:author="William Engelke" w:date="2025-06-17T11:09:00Z" w16du:dateUtc="2025-06-17T16:09:00Z"/>
                <w:rFonts w:ascii="Aptos Narrow" w:eastAsia="Times New Roman" w:hAnsi="Aptos Narrow" w:cs="Times New Roman"/>
                <w:color w:val="000000"/>
                <w:kern w:val="0"/>
                <w:sz w:val="22"/>
                <w:szCs w:val="22"/>
                <w14:ligatures w14:val="none"/>
              </w:rPr>
            </w:pPr>
            <w:ins w:id="224" w:author="William Engelke" w:date="2025-06-17T11:09:00Z" w16du:dateUtc="2025-06-17T16:09:00Z">
              <w:r w:rsidRPr="00D62BA0">
                <w:rPr>
                  <w:rFonts w:ascii="Aptos Narrow" w:eastAsia="Times New Roman" w:hAnsi="Aptos Narrow" w:cs="Times New Roman"/>
                  <w:color w:val="000000"/>
                  <w:kern w:val="0"/>
                  <w:sz w:val="22"/>
                  <w:szCs w:val="22"/>
                  <w14:ligatures w14:val="none"/>
                </w:rPr>
                <w:t>Can a science user cancel a CC created by another science user?</w:t>
              </w:r>
            </w:ins>
            <w:ins w:id="225" w:author="William Engelke" w:date="2025-06-17T13:58:00Z" w16du:dateUtc="2025-06-17T18:58:00Z">
              <w:r w:rsidR="004833D7">
                <w:rPr>
                  <w:rFonts w:ascii="Aptos Narrow" w:eastAsia="Times New Roman" w:hAnsi="Aptos Narrow" w:cs="Times New Roman"/>
                  <w:color w:val="000000"/>
                  <w:kern w:val="0"/>
                  <w:sz w:val="22"/>
                  <w:szCs w:val="22"/>
                  <w14:ligatures w14:val="none"/>
                </w:rPr>
                <w:t xml:space="preserve"> </w:t>
              </w:r>
              <w:r w:rsidR="00CF1EEE">
                <w:rPr>
                  <w:rFonts w:ascii="Aptos Narrow" w:eastAsia="Times New Roman" w:hAnsi="Aptos Narrow" w:cs="Times New Roman"/>
                  <w:color w:val="000000"/>
                  <w:kern w:val="0"/>
                  <w:sz w:val="22"/>
                  <w:szCs w:val="22"/>
                  <w14:ligatures w14:val="none"/>
                </w:rPr>
                <w:t>(Science Superuser can)</w:t>
              </w:r>
            </w:ins>
          </w:p>
        </w:tc>
        <w:tc>
          <w:tcPr>
            <w:tcW w:w="4855" w:type="dxa"/>
            <w:tcBorders>
              <w:top w:val="nil"/>
              <w:left w:val="nil"/>
              <w:bottom w:val="single" w:sz="4" w:space="0" w:color="auto"/>
              <w:right w:val="single" w:sz="4" w:space="0" w:color="auto"/>
            </w:tcBorders>
            <w:shd w:val="clear" w:color="auto" w:fill="auto"/>
            <w:vAlign w:val="bottom"/>
            <w:hideMark/>
            <w:tcPrChange w:id="226" w:author="William Engelke" w:date="2025-06-17T11:19:00Z" w16du:dateUtc="2025-06-17T16:19:00Z">
              <w:tcPr>
                <w:tcW w:w="4820" w:type="dxa"/>
                <w:gridSpan w:val="2"/>
                <w:tcBorders>
                  <w:top w:val="nil"/>
                  <w:left w:val="nil"/>
                  <w:bottom w:val="single" w:sz="4" w:space="0" w:color="auto"/>
                  <w:right w:val="single" w:sz="4" w:space="0" w:color="auto"/>
                </w:tcBorders>
                <w:shd w:val="clear" w:color="auto" w:fill="auto"/>
                <w:vAlign w:val="bottom"/>
                <w:hideMark/>
              </w:tcPr>
            </w:tcPrChange>
          </w:tcPr>
          <w:p w14:paraId="4E412E56" w14:textId="1E98A107" w:rsidR="00D62BA0" w:rsidRPr="00D62BA0" w:rsidRDefault="00CF1EEE" w:rsidP="00D62BA0">
            <w:pPr>
              <w:spacing w:after="0" w:line="240" w:lineRule="auto"/>
              <w:rPr>
                <w:ins w:id="227" w:author="William Engelke" w:date="2025-06-17T11:09:00Z" w16du:dateUtc="2025-06-17T16:09:00Z"/>
                <w:rFonts w:ascii="Aptos Narrow" w:eastAsia="Times New Roman" w:hAnsi="Aptos Narrow" w:cs="Times New Roman"/>
                <w:color w:val="000000"/>
                <w:kern w:val="0"/>
                <w:sz w:val="22"/>
                <w:szCs w:val="22"/>
                <w14:ligatures w14:val="none"/>
              </w:rPr>
            </w:pPr>
            <w:ins w:id="228" w:author="William Engelke" w:date="2025-06-17T14:02:00Z" w16du:dateUtc="2025-06-17T19:02:00Z">
              <w:r>
                <w:rPr>
                  <w:rFonts w:ascii="Aptos Narrow" w:eastAsia="Times New Roman" w:hAnsi="Aptos Narrow" w:cs="Times New Roman"/>
                  <w:color w:val="000000"/>
                  <w:kern w:val="0"/>
                  <w:sz w:val="22"/>
                  <w:szCs w:val="22"/>
                  <w14:ligatures w14:val="none"/>
                </w:rPr>
                <w:t>Probably not (</w:t>
              </w:r>
            </w:ins>
            <w:ins w:id="229" w:author="William Engelke" w:date="2025-06-17T11:09:00Z" w16du:dateUtc="2025-06-17T16:09:00Z">
              <w:r w:rsidR="00D62BA0" w:rsidRPr="00D62BA0">
                <w:rPr>
                  <w:rFonts w:ascii="Aptos Narrow" w:eastAsia="Times New Roman" w:hAnsi="Aptos Narrow" w:cs="Times New Roman"/>
                  <w:color w:val="000000"/>
                  <w:kern w:val="0"/>
                  <w:sz w:val="22"/>
                  <w:szCs w:val="22"/>
                  <w14:ligatures w14:val="none"/>
                </w:rPr>
                <w:t>?</w:t>
              </w:r>
            </w:ins>
            <w:ins w:id="230" w:author="William Engelke" w:date="2025-06-17T14:02:00Z" w16du:dateUtc="2025-06-17T19:02:00Z">
              <w:r>
                <w:rPr>
                  <w:rFonts w:ascii="Aptos Narrow" w:eastAsia="Times New Roman" w:hAnsi="Aptos Narrow" w:cs="Times New Roman"/>
                  <w:color w:val="000000"/>
                  <w:kern w:val="0"/>
                  <w:sz w:val="22"/>
                  <w:szCs w:val="22"/>
                  <w14:ligatures w14:val="none"/>
                </w:rPr>
                <w:t>)</w:t>
              </w:r>
            </w:ins>
          </w:p>
        </w:tc>
      </w:tr>
      <w:tr w:rsidR="00D62BA0" w:rsidRPr="00D62BA0" w14:paraId="67372F23" w14:textId="77777777" w:rsidTr="008F7CF0">
        <w:trPr>
          <w:trHeight w:val="750"/>
          <w:ins w:id="231" w:author="William Engelke" w:date="2025-06-17T11:09:00Z"/>
          <w:trPrChange w:id="232" w:author="William Engelke" w:date="2025-06-17T11:19:00Z" w16du:dateUtc="2025-06-17T16:19:00Z">
            <w:trPr>
              <w:gridAfter w:val="0"/>
              <w:trHeight w:val="705"/>
            </w:trPr>
          </w:trPrChange>
        </w:trPr>
        <w:tc>
          <w:tcPr>
            <w:tcW w:w="5479" w:type="dxa"/>
            <w:tcBorders>
              <w:top w:val="nil"/>
              <w:left w:val="single" w:sz="4" w:space="0" w:color="auto"/>
              <w:bottom w:val="single" w:sz="4" w:space="0" w:color="auto"/>
              <w:right w:val="single" w:sz="4" w:space="0" w:color="auto"/>
            </w:tcBorders>
            <w:shd w:val="clear" w:color="auto" w:fill="auto"/>
            <w:vAlign w:val="bottom"/>
            <w:hideMark/>
            <w:tcPrChange w:id="233" w:author="William Engelke" w:date="2025-06-17T11:19:00Z" w16du:dateUtc="2025-06-17T16:19:00Z">
              <w:tcPr>
                <w:tcW w:w="5440" w:type="dxa"/>
                <w:tcBorders>
                  <w:top w:val="nil"/>
                  <w:left w:val="single" w:sz="4" w:space="0" w:color="auto"/>
                  <w:bottom w:val="single" w:sz="4" w:space="0" w:color="auto"/>
                  <w:right w:val="single" w:sz="4" w:space="0" w:color="auto"/>
                </w:tcBorders>
                <w:shd w:val="clear" w:color="auto" w:fill="auto"/>
                <w:vAlign w:val="bottom"/>
                <w:hideMark/>
              </w:tcPr>
            </w:tcPrChange>
          </w:tcPr>
          <w:p w14:paraId="26810AFA" w14:textId="77777777" w:rsidR="00D62BA0" w:rsidRPr="00D62BA0" w:rsidRDefault="00D62BA0" w:rsidP="00D62BA0">
            <w:pPr>
              <w:spacing w:after="0" w:line="240" w:lineRule="auto"/>
              <w:rPr>
                <w:ins w:id="234" w:author="William Engelke" w:date="2025-06-17T11:09:00Z" w16du:dateUtc="2025-06-17T16:09:00Z"/>
                <w:rFonts w:ascii="Aptos Narrow" w:eastAsia="Times New Roman" w:hAnsi="Aptos Narrow" w:cs="Times New Roman"/>
                <w:color w:val="000000"/>
                <w:kern w:val="0"/>
                <w:sz w:val="22"/>
                <w:szCs w:val="22"/>
                <w14:ligatures w14:val="none"/>
              </w:rPr>
            </w:pPr>
            <w:ins w:id="235" w:author="William Engelke" w:date="2025-06-17T11:09:00Z" w16du:dateUtc="2025-06-17T16:09:00Z">
              <w:r w:rsidRPr="00D62BA0">
                <w:rPr>
                  <w:rFonts w:ascii="Aptos Narrow" w:eastAsia="Times New Roman" w:hAnsi="Aptos Narrow" w:cs="Times New Roman"/>
                  <w:color w:val="000000"/>
                  <w:kern w:val="0"/>
                  <w:sz w:val="22"/>
                  <w:szCs w:val="22"/>
                  <w14:ligatures w14:val="none"/>
                </w:rPr>
                <w:t xml:space="preserve">Should there be a science super-user with </w:t>
              </w:r>
              <w:proofErr w:type="gramStart"/>
              <w:r w:rsidRPr="00D62BA0">
                <w:rPr>
                  <w:rFonts w:ascii="Aptos Narrow" w:eastAsia="Times New Roman" w:hAnsi="Aptos Narrow" w:cs="Times New Roman"/>
                  <w:color w:val="000000"/>
                  <w:kern w:val="0"/>
                  <w:sz w:val="22"/>
                  <w:szCs w:val="22"/>
                  <w14:ligatures w14:val="none"/>
                </w:rPr>
                <w:t>ability</w:t>
              </w:r>
              <w:proofErr w:type="gramEnd"/>
              <w:r w:rsidRPr="00D62BA0">
                <w:rPr>
                  <w:rFonts w:ascii="Aptos Narrow" w:eastAsia="Times New Roman" w:hAnsi="Aptos Narrow" w:cs="Times New Roman"/>
                  <w:color w:val="000000"/>
                  <w:kern w:val="0"/>
                  <w:sz w:val="22"/>
                  <w:szCs w:val="22"/>
                  <w14:ligatures w14:val="none"/>
                </w:rPr>
                <w:t xml:space="preserve"> to cancel </w:t>
              </w:r>
              <w:proofErr w:type="gramStart"/>
              <w:r w:rsidRPr="00D62BA0">
                <w:rPr>
                  <w:rFonts w:ascii="Aptos Narrow" w:eastAsia="Times New Roman" w:hAnsi="Aptos Narrow" w:cs="Times New Roman"/>
                  <w:color w:val="000000"/>
                  <w:kern w:val="0"/>
                  <w:sz w:val="22"/>
                  <w:szCs w:val="22"/>
                  <w14:ligatures w14:val="none"/>
                </w:rPr>
                <w:t>any and all</w:t>
              </w:r>
              <w:proofErr w:type="gramEnd"/>
              <w:r w:rsidRPr="00D62BA0">
                <w:rPr>
                  <w:rFonts w:ascii="Aptos Narrow" w:eastAsia="Times New Roman" w:hAnsi="Aptos Narrow" w:cs="Times New Roman"/>
                  <w:color w:val="000000"/>
                  <w:kern w:val="0"/>
                  <w:sz w:val="22"/>
                  <w:szCs w:val="22"/>
                  <w14:ligatures w14:val="none"/>
                </w:rPr>
                <w:t xml:space="preserve"> CCs?</w:t>
              </w:r>
            </w:ins>
          </w:p>
        </w:tc>
        <w:tc>
          <w:tcPr>
            <w:tcW w:w="4855" w:type="dxa"/>
            <w:tcBorders>
              <w:top w:val="nil"/>
              <w:left w:val="nil"/>
              <w:bottom w:val="single" w:sz="4" w:space="0" w:color="auto"/>
              <w:right w:val="single" w:sz="4" w:space="0" w:color="auto"/>
            </w:tcBorders>
            <w:shd w:val="clear" w:color="auto" w:fill="auto"/>
            <w:vAlign w:val="bottom"/>
            <w:hideMark/>
            <w:tcPrChange w:id="236" w:author="William Engelke" w:date="2025-06-17T11:19:00Z" w16du:dateUtc="2025-06-17T16:19:00Z">
              <w:tcPr>
                <w:tcW w:w="4820" w:type="dxa"/>
                <w:gridSpan w:val="2"/>
                <w:tcBorders>
                  <w:top w:val="nil"/>
                  <w:left w:val="nil"/>
                  <w:bottom w:val="single" w:sz="4" w:space="0" w:color="auto"/>
                  <w:right w:val="single" w:sz="4" w:space="0" w:color="auto"/>
                </w:tcBorders>
                <w:shd w:val="clear" w:color="auto" w:fill="auto"/>
                <w:vAlign w:val="bottom"/>
                <w:hideMark/>
              </w:tcPr>
            </w:tcPrChange>
          </w:tcPr>
          <w:p w14:paraId="3F8EE014" w14:textId="77777777" w:rsidR="00D62BA0" w:rsidRPr="00D62BA0" w:rsidRDefault="00D62BA0" w:rsidP="00D62BA0">
            <w:pPr>
              <w:spacing w:after="0" w:line="240" w:lineRule="auto"/>
              <w:rPr>
                <w:ins w:id="237" w:author="William Engelke" w:date="2025-06-17T11:09:00Z" w16du:dateUtc="2025-06-17T16:09:00Z"/>
                <w:rFonts w:ascii="Aptos Narrow" w:eastAsia="Times New Roman" w:hAnsi="Aptos Narrow" w:cs="Times New Roman"/>
                <w:color w:val="000000"/>
                <w:kern w:val="0"/>
                <w:sz w:val="22"/>
                <w:szCs w:val="22"/>
                <w14:ligatures w14:val="none"/>
              </w:rPr>
            </w:pPr>
            <w:ins w:id="238" w:author="William Engelke" w:date="2025-06-17T11:09:00Z" w16du:dateUtc="2025-06-17T16:09:00Z">
              <w:r w:rsidRPr="00D62BA0">
                <w:rPr>
                  <w:rFonts w:ascii="Aptos Narrow" w:eastAsia="Times New Roman" w:hAnsi="Aptos Narrow" w:cs="Times New Roman"/>
                  <w:color w:val="000000"/>
                  <w:kern w:val="0"/>
                  <w:sz w:val="22"/>
                  <w:szCs w:val="22"/>
                  <w14:ligatures w14:val="none"/>
                </w:rPr>
                <w:t>yes</w:t>
              </w:r>
            </w:ins>
          </w:p>
        </w:tc>
      </w:tr>
      <w:tr w:rsidR="00D62BA0" w:rsidRPr="00D62BA0" w14:paraId="1D79C629" w14:textId="77777777" w:rsidTr="008F7CF0">
        <w:trPr>
          <w:trHeight w:val="654"/>
          <w:ins w:id="239" w:author="William Engelke" w:date="2025-06-17T11:09:00Z"/>
          <w:trPrChange w:id="240" w:author="William Engelke" w:date="2025-06-17T11:19:00Z" w16du:dateUtc="2025-06-17T16:19:00Z">
            <w:trPr>
              <w:gridAfter w:val="0"/>
              <w:trHeight w:val="615"/>
            </w:trPr>
          </w:trPrChange>
        </w:trPr>
        <w:tc>
          <w:tcPr>
            <w:tcW w:w="5479" w:type="dxa"/>
            <w:tcBorders>
              <w:top w:val="nil"/>
              <w:left w:val="single" w:sz="4" w:space="0" w:color="auto"/>
              <w:bottom w:val="single" w:sz="4" w:space="0" w:color="auto"/>
              <w:right w:val="single" w:sz="4" w:space="0" w:color="auto"/>
            </w:tcBorders>
            <w:shd w:val="clear" w:color="auto" w:fill="auto"/>
            <w:vAlign w:val="bottom"/>
            <w:hideMark/>
            <w:tcPrChange w:id="241" w:author="William Engelke" w:date="2025-06-17T11:19:00Z" w16du:dateUtc="2025-06-17T16:19:00Z">
              <w:tcPr>
                <w:tcW w:w="5440" w:type="dxa"/>
                <w:tcBorders>
                  <w:top w:val="nil"/>
                  <w:left w:val="single" w:sz="4" w:space="0" w:color="auto"/>
                  <w:bottom w:val="single" w:sz="4" w:space="0" w:color="auto"/>
                  <w:right w:val="single" w:sz="4" w:space="0" w:color="auto"/>
                </w:tcBorders>
                <w:shd w:val="clear" w:color="auto" w:fill="auto"/>
                <w:vAlign w:val="bottom"/>
                <w:hideMark/>
              </w:tcPr>
            </w:tcPrChange>
          </w:tcPr>
          <w:p w14:paraId="4B1843AE" w14:textId="77777777" w:rsidR="00D62BA0" w:rsidRPr="00D62BA0" w:rsidRDefault="00D62BA0" w:rsidP="00D62BA0">
            <w:pPr>
              <w:spacing w:after="0" w:line="240" w:lineRule="auto"/>
              <w:rPr>
                <w:ins w:id="242" w:author="William Engelke" w:date="2025-06-17T11:09:00Z" w16du:dateUtc="2025-06-17T16:09:00Z"/>
                <w:rFonts w:ascii="Aptos Narrow" w:eastAsia="Times New Roman" w:hAnsi="Aptos Narrow" w:cs="Times New Roman"/>
                <w:color w:val="000000"/>
                <w:kern w:val="0"/>
                <w:sz w:val="22"/>
                <w:szCs w:val="22"/>
                <w14:ligatures w14:val="none"/>
              </w:rPr>
            </w:pPr>
            <w:ins w:id="243" w:author="William Engelke" w:date="2025-06-17T11:09:00Z" w16du:dateUtc="2025-06-17T16:09:00Z">
              <w:r w:rsidRPr="00D62BA0">
                <w:rPr>
                  <w:rFonts w:ascii="Aptos Narrow" w:eastAsia="Times New Roman" w:hAnsi="Aptos Narrow" w:cs="Times New Roman"/>
                  <w:color w:val="000000"/>
                  <w:kern w:val="0"/>
                  <w:sz w:val="22"/>
                  <w:szCs w:val="22"/>
                  <w14:ligatures w14:val="none"/>
                </w:rPr>
                <w:t>How often do the stations send heartbeat?  Every 10 minutes?</w:t>
              </w:r>
            </w:ins>
          </w:p>
        </w:tc>
        <w:tc>
          <w:tcPr>
            <w:tcW w:w="4855" w:type="dxa"/>
            <w:tcBorders>
              <w:top w:val="nil"/>
              <w:left w:val="nil"/>
              <w:bottom w:val="single" w:sz="4" w:space="0" w:color="auto"/>
              <w:right w:val="single" w:sz="4" w:space="0" w:color="auto"/>
            </w:tcBorders>
            <w:shd w:val="clear" w:color="auto" w:fill="auto"/>
            <w:vAlign w:val="bottom"/>
            <w:hideMark/>
            <w:tcPrChange w:id="244" w:author="William Engelke" w:date="2025-06-17T11:19:00Z" w16du:dateUtc="2025-06-17T16:19:00Z">
              <w:tcPr>
                <w:tcW w:w="4820" w:type="dxa"/>
                <w:gridSpan w:val="2"/>
                <w:tcBorders>
                  <w:top w:val="nil"/>
                  <w:left w:val="nil"/>
                  <w:bottom w:val="single" w:sz="4" w:space="0" w:color="auto"/>
                  <w:right w:val="single" w:sz="4" w:space="0" w:color="auto"/>
                </w:tcBorders>
                <w:shd w:val="clear" w:color="auto" w:fill="auto"/>
                <w:vAlign w:val="bottom"/>
                <w:hideMark/>
              </w:tcPr>
            </w:tcPrChange>
          </w:tcPr>
          <w:p w14:paraId="7CE94E9D" w14:textId="77777777" w:rsidR="00D62BA0" w:rsidRPr="00D62BA0" w:rsidRDefault="00D62BA0" w:rsidP="00D62BA0">
            <w:pPr>
              <w:spacing w:after="0" w:line="240" w:lineRule="auto"/>
              <w:rPr>
                <w:ins w:id="245" w:author="William Engelke" w:date="2025-06-17T11:09:00Z" w16du:dateUtc="2025-06-17T16:09:00Z"/>
                <w:rFonts w:ascii="Aptos Narrow" w:eastAsia="Times New Roman" w:hAnsi="Aptos Narrow" w:cs="Times New Roman"/>
                <w:color w:val="000000"/>
                <w:kern w:val="0"/>
                <w:sz w:val="22"/>
                <w:szCs w:val="22"/>
                <w14:ligatures w14:val="none"/>
              </w:rPr>
            </w:pPr>
            <w:ins w:id="246" w:author="William Engelke" w:date="2025-06-17T11:09:00Z" w16du:dateUtc="2025-06-17T16:09:00Z">
              <w:r w:rsidRPr="00D62BA0">
                <w:rPr>
                  <w:rFonts w:ascii="Aptos Narrow" w:eastAsia="Times New Roman" w:hAnsi="Aptos Narrow" w:cs="Times New Roman"/>
                  <w:color w:val="000000"/>
                  <w:kern w:val="0"/>
                  <w:sz w:val="22"/>
                  <w:szCs w:val="22"/>
                  <w14:ligatures w14:val="none"/>
                </w:rPr>
                <w:t xml:space="preserve">Try this at </w:t>
              </w:r>
              <w:proofErr w:type="gramStart"/>
              <w:r w:rsidRPr="00D62BA0">
                <w:rPr>
                  <w:rFonts w:ascii="Aptos Narrow" w:eastAsia="Times New Roman" w:hAnsi="Aptos Narrow" w:cs="Times New Roman"/>
                  <w:color w:val="000000"/>
                  <w:kern w:val="0"/>
                  <w:sz w:val="22"/>
                  <w:szCs w:val="22"/>
                  <w14:ligatures w14:val="none"/>
                </w:rPr>
                <w:t>one minute</w:t>
              </w:r>
              <w:proofErr w:type="gramEnd"/>
              <w:r w:rsidRPr="00D62BA0">
                <w:rPr>
                  <w:rFonts w:ascii="Aptos Narrow" w:eastAsia="Times New Roman" w:hAnsi="Aptos Narrow" w:cs="Times New Roman"/>
                  <w:color w:val="000000"/>
                  <w:kern w:val="0"/>
                  <w:sz w:val="22"/>
                  <w:szCs w:val="22"/>
                  <w14:ligatures w14:val="none"/>
                </w:rPr>
                <w:t xml:space="preserve"> intervals and see how this affects system components</w:t>
              </w:r>
            </w:ins>
          </w:p>
        </w:tc>
      </w:tr>
      <w:tr w:rsidR="00D62BA0" w:rsidRPr="00D62BA0" w14:paraId="4A23213B" w14:textId="77777777" w:rsidTr="008F7CF0">
        <w:trPr>
          <w:trHeight w:val="638"/>
          <w:ins w:id="247" w:author="William Engelke" w:date="2025-06-17T11:09:00Z"/>
          <w:trPrChange w:id="248" w:author="William Engelke" w:date="2025-06-17T11:19:00Z" w16du:dateUtc="2025-06-17T16:19:00Z">
            <w:trPr>
              <w:gridAfter w:val="0"/>
              <w:trHeight w:val="600"/>
            </w:trPr>
          </w:trPrChange>
        </w:trPr>
        <w:tc>
          <w:tcPr>
            <w:tcW w:w="5479" w:type="dxa"/>
            <w:tcBorders>
              <w:top w:val="nil"/>
              <w:left w:val="single" w:sz="4" w:space="0" w:color="auto"/>
              <w:bottom w:val="single" w:sz="4" w:space="0" w:color="auto"/>
              <w:right w:val="single" w:sz="4" w:space="0" w:color="auto"/>
            </w:tcBorders>
            <w:shd w:val="clear" w:color="auto" w:fill="auto"/>
            <w:vAlign w:val="bottom"/>
            <w:hideMark/>
            <w:tcPrChange w:id="249" w:author="William Engelke" w:date="2025-06-17T11:19:00Z" w16du:dateUtc="2025-06-17T16:19:00Z">
              <w:tcPr>
                <w:tcW w:w="5440" w:type="dxa"/>
                <w:tcBorders>
                  <w:top w:val="nil"/>
                  <w:left w:val="single" w:sz="4" w:space="0" w:color="auto"/>
                  <w:bottom w:val="single" w:sz="4" w:space="0" w:color="auto"/>
                  <w:right w:val="single" w:sz="4" w:space="0" w:color="auto"/>
                </w:tcBorders>
                <w:shd w:val="clear" w:color="auto" w:fill="auto"/>
                <w:vAlign w:val="bottom"/>
                <w:hideMark/>
              </w:tcPr>
            </w:tcPrChange>
          </w:tcPr>
          <w:p w14:paraId="63B3E6BD" w14:textId="77777777" w:rsidR="00D62BA0" w:rsidRPr="00D62BA0" w:rsidRDefault="00D62BA0" w:rsidP="00D62BA0">
            <w:pPr>
              <w:spacing w:after="0" w:line="240" w:lineRule="auto"/>
              <w:rPr>
                <w:ins w:id="250" w:author="William Engelke" w:date="2025-06-17T11:09:00Z" w16du:dateUtc="2025-06-17T16:09:00Z"/>
                <w:rFonts w:ascii="Aptos Narrow" w:eastAsia="Times New Roman" w:hAnsi="Aptos Narrow" w:cs="Times New Roman"/>
                <w:color w:val="000000"/>
                <w:kern w:val="0"/>
                <w:sz w:val="22"/>
                <w:szCs w:val="22"/>
                <w14:ligatures w14:val="none"/>
              </w:rPr>
            </w:pPr>
            <w:ins w:id="251" w:author="William Engelke" w:date="2025-06-17T11:09:00Z" w16du:dateUtc="2025-06-17T16:09:00Z">
              <w:r w:rsidRPr="00D62BA0">
                <w:rPr>
                  <w:rFonts w:ascii="Aptos Narrow" w:eastAsia="Times New Roman" w:hAnsi="Aptos Narrow" w:cs="Times New Roman"/>
                  <w:color w:val="000000"/>
                  <w:kern w:val="0"/>
                  <w:sz w:val="22"/>
                  <w:szCs w:val="22"/>
                  <w14:ligatures w14:val="none"/>
                </w:rPr>
                <w:t xml:space="preserve">Do </w:t>
              </w:r>
              <w:proofErr w:type="gramStart"/>
              <w:r w:rsidRPr="00D62BA0">
                <w:rPr>
                  <w:rFonts w:ascii="Aptos Narrow" w:eastAsia="Times New Roman" w:hAnsi="Aptos Narrow" w:cs="Times New Roman"/>
                  <w:color w:val="000000"/>
                  <w:kern w:val="0"/>
                  <w:sz w:val="22"/>
                  <w:szCs w:val="22"/>
                  <w14:ligatures w14:val="none"/>
                </w:rPr>
                <w:t>we  need</w:t>
              </w:r>
              <w:proofErr w:type="gramEnd"/>
              <w:r w:rsidRPr="00D62BA0">
                <w:rPr>
                  <w:rFonts w:ascii="Aptos Narrow" w:eastAsia="Times New Roman" w:hAnsi="Aptos Narrow" w:cs="Times New Roman"/>
                  <w:color w:val="000000"/>
                  <w:kern w:val="0"/>
                  <w:sz w:val="22"/>
                  <w:szCs w:val="22"/>
                  <w14:ligatures w14:val="none"/>
                </w:rPr>
                <w:t xml:space="preserve"> a function to push a CC to every available station?</w:t>
              </w:r>
            </w:ins>
          </w:p>
        </w:tc>
        <w:tc>
          <w:tcPr>
            <w:tcW w:w="4855" w:type="dxa"/>
            <w:tcBorders>
              <w:top w:val="nil"/>
              <w:left w:val="nil"/>
              <w:bottom w:val="single" w:sz="4" w:space="0" w:color="auto"/>
              <w:right w:val="single" w:sz="4" w:space="0" w:color="auto"/>
            </w:tcBorders>
            <w:shd w:val="clear" w:color="auto" w:fill="auto"/>
            <w:vAlign w:val="bottom"/>
            <w:hideMark/>
            <w:tcPrChange w:id="252" w:author="William Engelke" w:date="2025-06-17T11:19:00Z" w16du:dateUtc="2025-06-17T16:19:00Z">
              <w:tcPr>
                <w:tcW w:w="4820" w:type="dxa"/>
                <w:gridSpan w:val="2"/>
                <w:tcBorders>
                  <w:top w:val="nil"/>
                  <w:left w:val="nil"/>
                  <w:bottom w:val="single" w:sz="4" w:space="0" w:color="auto"/>
                  <w:right w:val="single" w:sz="4" w:space="0" w:color="auto"/>
                </w:tcBorders>
                <w:shd w:val="clear" w:color="auto" w:fill="auto"/>
                <w:vAlign w:val="bottom"/>
                <w:hideMark/>
              </w:tcPr>
            </w:tcPrChange>
          </w:tcPr>
          <w:p w14:paraId="07A7C452" w14:textId="77777777" w:rsidR="00D62BA0" w:rsidRPr="00D62BA0" w:rsidRDefault="00D62BA0" w:rsidP="00D62BA0">
            <w:pPr>
              <w:spacing w:after="0" w:line="240" w:lineRule="auto"/>
              <w:rPr>
                <w:ins w:id="253" w:author="William Engelke" w:date="2025-06-17T11:09:00Z" w16du:dateUtc="2025-06-17T16:09:00Z"/>
                <w:rFonts w:ascii="Aptos Narrow" w:eastAsia="Times New Roman" w:hAnsi="Aptos Narrow" w:cs="Times New Roman"/>
                <w:color w:val="000000"/>
                <w:kern w:val="0"/>
                <w:sz w:val="22"/>
                <w:szCs w:val="22"/>
                <w14:ligatures w14:val="none"/>
              </w:rPr>
            </w:pPr>
            <w:ins w:id="254" w:author="William Engelke" w:date="2025-06-17T11:09:00Z" w16du:dateUtc="2025-06-17T16:09:00Z">
              <w:r w:rsidRPr="00D62BA0">
                <w:rPr>
                  <w:rFonts w:ascii="Aptos Narrow" w:eastAsia="Times New Roman" w:hAnsi="Aptos Narrow" w:cs="Times New Roman"/>
                  <w:color w:val="000000"/>
                  <w:kern w:val="0"/>
                  <w:sz w:val="22"/>
                  <w:szCs w:val="22"/>
                  <w14:ligatures w14:val="none"/>
                </w:rPr>
                <w:t>yes</w:t>
              </w:r>
            </w:ins>
          </w:p>
        </w:tc>
      </w:tr>
    </w:tbl>
    <w:p w14:paraId="4550DE29" w14:textId="77777777" w:rsidR="008F7CF0" w:rsidRDefault="008F7CF0" w:rsidP="00D62BA0">
      <w:pPr>
        <w:rPr>
          <w:ins w:id="255" w:author="William Engelke" w:date="2025-06-17T11:22:00Z" w16du:dateUtc="2025-06-17T16:22:00Z"/>
        </w:rPr>
      </w:pPr>
    </w:p>
    <w:p w14:paraId="1CC5012C" w14:textId="01C6DE75" w:rsidR="008F7CF0" w:rsidRDefault="008F7CF0">
      <w:pPr>
        <w:pPrChange w:id="256" w:author="William Engelke" w:date="2025-06-17T11:09:00Z" w16du:dateUtc="2025-06-17T16:09:00Z">
          <w:pPr>
            <w:pStyle w:val="ListParagraph"/>
          </w:pPr>
        </w:pPrChange>
      </w:pPr>
      <w:ins w:id="257" w:author="William Engelke" w:date="2025-06-17T11:20:00Z" w16du:dateUtc="2025-06-17T16:20:00Z">
        <w:r>
          <w:t>Additional Open Points</w:t>
        </w:r>
      </w:ins>
    </w:p>
    <w:tbl>
      <w:tblPr>
        <w:tblStyle w:val="TableGrid"/>
        <w:tblW w:w="10075" w:type="dxa"/>
        <w:tblLook w:val="04A0" w:firstRow="1" w:lastRow="0" w:firstColumn="1" w:lastColumn="0" w:noHBand="0" w:noVBand="1"/>
        <w:tblPrChange w:id="258" w:author="William Engelke" w:date="2025-06-17T11:26:00Z" w16du:dateUtc="2025-06-17T16:26:00Z">
          <w:tblPr>
            <w:tblStyle w:val="TableGrid"/>
            <w:tblW w:w="0" w:type="auto"/>
            <w:tblLook w:val="04A0" w:firstRow="1" w:lastRow="0" w:firstColumn="1" w:lastColumn="0" w:noHBand="0" w:noVBand="1"/>
          </w:tblPr>
        </w:tblPrChange>
      </w:tblPr>
      <w:tblGrid>
        <w:gridCol w:w="4675"/>
        <w:gridCol w:w="5400"/>
        <w:tblGridChange w:id="259">
          <w:tblGrid>
            <w:gridCol w:w="4675"/>
            <w:gridCol w:w="4675"/>
            <w:gridCol w:w="725"/>
          </w:tblGrid>
        </w:tblGridChange>
      </w:tblGrid>
      <w:tr w:rsidR="008F7CF0" w14:paraId="08AF804E" w14:textId="77777777" w:rsidTr="008F7CF0">
        <w:trPr>
          <w:ins w:id="260" w:author="William Engelke" w:date="2025-06-17T11:20:00Z"/>
          <w:trPrChange w:id="261" w:author="William Engelke" w:date="2025-06-17T11:26:00Z" w16du:dateUtc="2025-06-17T16:26:00Z">
            <w:trPr>
              <w:gridAfter w:val="0"/>
            </w:trPr>
          </w:trPrChange>
        </w:trPr>
        <w:tc>
          <w:tcPr>
            <w:tcW w:w="4675" w:type="dxa"/>
            <w:tcPrChange w:id="262" w:author="William Engelke" w:date="2025-06-17T11:26:00Z" w16du:dateUtc="2025-06-17T16:26:00Z">
              <w:tcPr>
                <w:tcW w:w="4675" w:type="dxa"/>
              </w:tcPr>
            </w:tcPrChange>
          </w:tcPr>
          <w:p w14:paraId="4C84BC52" w14:textId="7EAAEEAB" w:rsidR="008F7CF0" w:rsidRDefault="008F7CF0">
            <w:pPr>
              <w:rPr>
                <w:ins w:id="263" w:author="William Engelke" w:date="2025-06-17T11:20:00Z" w16du:dateUtc="2025-06-17T16:20:00Z"/>
              </w:rPr>
            </w:pPr>
            <w:ins w:id="264" w:author="William Engelke" w:date="2025-06-17T11:20:00Z" w16du:dateUtc="2025-06-17T16:20:00Z">
              <w:r>
                <w:t>Should there be some facility for automatically generating new channels in response to some detected phenomena</w:t>
              </w:r>
            </w:ins>
            <w:ins w:id="265" w:author="William Engelke" w:date="2025-06-17T11:21:00Z" w16du:dateUtc="2025-06-17T16:21:00Z">
              <w:r>
                <w:t>, i.e., monitoring of solar flux or some other parameter?</w:t>
              </w:r>
            </w:ins>
          </w:p>
        </w:tc>
        <w:tc>
          <w:tcPr>
            <w:tcW w:w="5400" w:type="dxa"/>
            <w:tcPrChange w:id="266" w:author="William Engelke" w:date="2025-06-17T11:26:00Z" w16du:dateUtc="2025-06-17T16:26:00Z">
              <w:tcPr>
                <w:tcW w:w="4675" w:type="dxa"/>
              </w:tcPr>
            </w:tcPrChange>
          </w:tcPr>
          <w:p w14:paraId="1B3984FC" w14:textId="77777777" w:rsidR="008F7CF0" w:rsidRDefault="008F7CF0">
            <w:pPr>
              <w:rPr>
                <w:ins w:id="267" w:author="William Engelke" w:date="2025-06-17T11:20:00Z" w16du:dateUtc="2025-06-17T16:20:00Z"/>
              </w:rPr>
            </w:pPr>
          </w:p>
        </w:tc>
      </w:tr>
      <w:tr w:rsidR="008F7CF0" w14:paraId="33D1FC4E" w14:textId="77777777" w:rsidTr="008F7CF0">
        <w:trPr>
          <w:ins w:id="268" w:author="William Engelke" w:date="2025-06-17T11:20:00Z"/>
          <w:trPrChange w:id="269" w:author="William Engelke" w:date="2025-06-17T11:26:00Z" w16du:dateUtc="2025-06-17T16:26:00Z">
            <w:trPr>
              <w:gridAfter w:val="0"/>
            </w:trPr>
          </w:trPrChange>
        </w:trPr>
        <w:tc>
          <w:tcPr>
            <w:tcW w:w="4675" w:type="dxa"/>
            <w:tcPrChange w:id="270" w:author="William Engelke" w:date="2025-06-17T11:26:00Z" w16du:dateUtc="2025-06-17T16:26:00Z">
              <w:tcPr>
                <w:tcW w:w="4675" w:type="dxa"/>
              </w:tcPr>
            </w:tcPrChange>
          </w:tcPr>
          <w:p w14:paraId="4FD9F21F" w14:textId="6080B6CB" w:rsidR="008F7CF0" w:rsidRDefault="008F7CF0">
            <w:pPr>
              <w:rPr>
                <w:ins w:id="271" w:author="William Engelke" w:date="2025-06-17T11:20:00Z" w16du:dateUtc="2025-06-17T16:20:00Z"/>
              </w:rPr>
            </w:pPr>
            <w:ins w:id="272" w:author="William Engelke" w:date="2025-06-17T11:25:00Z" w16du:dateUtc="2025-06-17T16:25:00Z">
              <w:r>
                <w:lastRenderedPageBreak/>
                <w:t>Should volunteer stations be allowed to add channels to their own station (even if not a science user</w:t>
              </w:r>
              <w:proofErr w:type="gramStart"/>
              <w:r>
                <w:t>) ?</w:t>
              </w:r>
            </w:ins>
            <w:proofErr w:type="gramEnd"/>
          </w:p>
        </w:tc>
        <w:tc>
          <w:tcPr>
            <w:tcW w:w="5400" w:type="dxa"/>
            <w:tcPrChange w:id="273" w:author="William Engelke" w:date="2025-06-17T11:26:00Z" w16du:dateUtc="2025-06-17T16:26:00Z">
              <w:tcPr>
                <w:tcW w:w="4675" w:type="dxa"/>
              </w:tcPr>
            </w:tcPrChange>
          </w:tcPr>
          <w:p w14:paraId="772A7B88" w14:textId="4360960B" w:rsidR="008F7CF0" w:rsidRDefault="004B3BDC">
            <w:pPr>
              <w:rPr>
                <w:ins w:id="274" w:author="William Engelke" w:date="2025-06-17T11:20:00Z" w16du:dateUtc="2025-06-17T16:20:00Z"/>
              </w:rPr>
            </w:pPr>
            <w:ins w:id="275" w:author="Dr. Nathaniel A. Frissell Ph.D." w:date="2025-06-18T15:19:00Z" w16du:dateUtc="2025-06-18T19:19:00Z">
              <w:r>
                <w:t>They should be able to record the data locally, but not necessarily upload it to the UA server unless approved.</w:t>
              </w:r>
            </w:ins>
          </w:p>
        </w:tc>
      </w:tr>
      <w:tr w:rsidR="008F7CF0" w14:paraId="790C87B2" w14:textId="77777777" w:rsidTr="008F7CF0">
        <w:trPr>
          <w:ins w:id="276" w:author="William Engelke" w:date="2025-06-17T11:20:00Z"/>
          <w:trPrChange w:id="277" w:author="William Engelke" w:date="2025-06-17T11:26:00Z" w16du:dateUtc="2025-06-17T16:26:00Z">
            <w:trPr>
              <w:gridAfter w:val="0"/>
            </w:trPr>
          </w:trPrChange>
        </w:trPr>
        <w:tc>
          <w:tcPr>
            <w:tcW w:w="4675" w:type="dxa"/>
            <w:tcPrChange w:id="278" w:author="William Engelke" w:date="2025-06-17T11:26:00Z" w16du:dateUtc="2025-06-17T16:26:00Z">
              <w:tcPr>
                <w:tcW w:w="4675" w:type="dxa"/>
              </w:tcPr>
            </w:tcPrChange>
          </w:tcPr>
          <w:p w14:paraId="19C90565" w14:textId="77777777" w:rsidR="008F7CF0" w:rsidRDefault="008F7CF0">
            <w:pPr>
              <w:rPr>
                <w:ins w:id="279" w:author="William Engelke" w:date="2025-06-17T11:20:00Z" w16du:dateUtc="2025-06-17T16:20:00Z"/>
              </w:rPr>
            </w:pPr>
          </w:p>
        </w:tc>
        <w:tc>
          <w:tcPr>
            <w:tcW w:w="5400" w:type="dxa"/>
            <w:tcPrChange w:id="280" w:author="William Engelke" w:date="2025-06-17T11:26:00Z" w16du:dateUtc="2025-06-17T16:26:00Z">
              <w:tcPr>
                <w:tcW w:w="4675" w:type="dxa"/>
              </w:tcPr>
            </w:tcPrChange>
          </w:tcPr>
          <w:p w14:paraId="4FE0AAFD" w14:textId="77777777" w:rsidR="008F7CF0" w:rsidRDefault="008F7CF0">
            <w:pPr>
              <w:rPr>
                <w:ins w:id="281" w:author="William Engelke" w:date="2025-06-17T11:20:00Z" w16du:dateUtc="2025-06-17T16:20:00Z"/>
              </w:rPr>
            </w:pPr>
          </w:p>
        </w:tc>
      </w:tr>
    </w:tbl>
    <w:p w14:paraId="704491B5" w14:textId="3A74A279" w:rsidR="00D62BA0" w:rsidRDefault="00D62BA0">
      <w:pPr>
        <w:rPr>
          <w:ins w:id="282" w:author="William Engelke" w:date="2025-06-17T11:09:00Z" w16du:dateUtc="2025-06-17T16:09:00Z"/>
        </w:rPr>
      </w:pPr>
      <w:ins w:id="283" w:author="William Engelke" w:date="2025-06-17T11:09:00Z" w16du:dateUtc="2025-06-17T16:09:00Z">
        <w:r>
          <w:br w:type="page"/>
        </w:r>
      </w:ins>
    </w:p>
    <w:p w14:paraId="2789CDB5" w14:textId="77777777" w:rsidR="000C3910" w:rsidRDefault="000C3910" w:rsidP="000C3910">
      <w:pPr>
        <w:pStyle w:val="ListParagraph"/>
        <w:pBdr>
          <w:bottom w:val="single" w:sz="4" w:space="1" w:color="auto"/>
        </w:pBdr>
        <w:ind w:left="0"/>
      </w:pPr>
    </w:p>
    <w:p w14:paraId="6F981D75" w14:textId="0BDD7FB4" w:rsidR="00934370" w:rsidRPr="000C3910" w:rsidRDefault="00934370">
      <w:pPr>
        <w:rPr>
          <w:b/>
          <w:bCs/>
        </w:rPr>
      </w:pPr>
      <w:r w:rsidRPr="000C3910">
        <w:rPr>
          <w:b/>
          <w:bCs/>
        </w:rPr>
        <w:t>User Interface</w:t>
      </w:r>
      <w:r w:rsidR="00AE59DF" w:rsidRPr="000C3910">
        <w:rPr>
          <w:b/>
          <w:bCs/>
        </w:rPr>
        <w:t>s / User Stories</w:t>
      </w:r>
    </w:p>
    <w:p w14:paraId="4BCCF60D" w14:textId="15813E45" w:rsidR="00AE59DF" w:rsidRDefault="00AE59DF">
      <w:r>
        <w:t>This section shows some scenarios of what user experiences could be to stimulate brainstorming for how this system could work. The discussion below is not to be construed as a functional specification (that will be a separate document that will be based on what is approved for implementation, and may differ significantly from the followin</w:t>
      </w:r>
      <w:ins w:id="284" w:author="William Engelke" w:date="2025-06-17T10:37:00Z" w16du:dateUtc="2025-06-17T15:37:00Z">
        <w:r w:rsidR="005D6AE8">
          <w:t>g)</w:t>
        </w:r>
      </w:ins>
      <w:del w:id="285" w:author="William Engelke" w:date="2025-06-17T10:37:00Z" w16du:dateUtc="2025-06-17T15:37:00Z">
        <w:r w:rsidDel="005D6AE8">
          <w:delText>g)</w:delText>
        </w:r>
      </w:del>
      <w:r>
        <w:t>.</w:t>
      </w:r>
    </w:p>
    <w:p w14:paraId="50FDBEB6" w14:textId="77777777" w:rsidR="004B3BDC" w:rsidRDefault="004B3BDC">
      <w:pPr>
        <w:rPr>
          <w:ins w:id="286" w:author="Dr. Nathaniel A. Frissell Ph.D." w:date="2025-06-18T15:21:00Z" w16du:dateUtc="2025-06-18T19:21:00Z"/>
          <w:b/>
          <w:bCs/>
        </w:rPr>
      </w:pPr>
      <w:ins w:id="287" w:author="Dr. Nathaniel A. Frissell Ph.D." w:date="2025-06-18T15:21:00Z" w16du:dateUtc="2025-06-18T19:21:00Z">
        <w:r>
          <w:rPr>
            <w:b/>
            <w:bCs/>
          </w:rPr>
          <w:t>Meteor Scatter QSO Party</w:t>
        </w:r>
      </w:ins>
    </w:p>
    <w:p w14:paraId="15997707" w14:textId="77777777" w:rsidR="007241C6" w:rsidRDefault="004B3BDC">
      <w:pPr>
        <w:rPr>
          <w:ins w:id="288" w:author="Dr. Nathaniel A. Frissell Ph.D." w:date="2025-06-18T15:22:00Z" w16du:dateUtc="2025-06-18T19:22:00Z"/>
        </w:rPr>
      </w:pPr>
      <w:ins w:id="289" w:author="Dr. Nathaniel A. Frissell Ph.D." w:date="2025-06-18T15:21:00Z" w16du:dateUtc="2025-06-18T19:21:00Z">
        <w:r>
          <w:t xml:space="preserve">We may want to define IQ channels on the 10 and 6 m meteor scatter channels </w:t>
        </w:r>
        <w:r w:rsidR="007241C6">
          <w:t>only on specific days to support t</w:t>
        </w:r>
      </w:ins>
      <w:ins w:id="290" w:author="Dr. Nathaniel A. Frissell Ph.D." w:date="2025-06-18T15:22:00Z" w16du:dateUtc="2025-06-18T19:22:00Z">
        <w:r w:rsidR="007241C6">
          <w:t>he Meteor Scatter QSO Party.</w:t>
        </w:r>
      </w:ins>
    </w:p>
    <w:p w14:paraId="44FCE2DE" w14:textId="77777777" w:rsidR="007241C6" w:rsidRDefault="007241C6">
      <w:pPr>
        <w:rPr>
          <w:ins w:id="291" w:author="Dr. Nathaniel A. Frissell Ph.D." w:date="2025-06-18T15:22:00Z" w16du:dateUtc="2025-06-18T19:22:00Z"/>
          <w:b/>
          <w:bCs/>
        </w:rPr>
      </w:pPr>
      <w:ins w:id="292" w:author="Dr. Nathaniel A. Frissell Ph.D." w:date="2025-06-18T15:22:00Z" w16du:dateUtc="2025-06-18T19:22:00Z">
        <w:r>
          <w:rPr>
            <w:b/>
            <w:bCs/>
          </w:rPr>
          <w:t>WWV/WWVH Scientific Modulation Test</w:t>
        </w:r>
      </w:ins>
    </w:p>
    <w:p w14:paraId="627981A0" w14:textId="77777777" w:rsidR="007241C6" w:rsidRDefault="007241C6">
      <w:pPr>
        <w:rPr>
          <w:ins w:id="293" w:author="Dr. Nathaniel A. Frissell Ph.D." w:date="2025-06-18T15:23:00Z" w16du:dateUtc="2025-06-18T19:23:00Z"/>
        </w:rPr>
      </w:pPr>
      <w:ins w:id="294" w:author="Dr. Nathaniel A. Frissell Ph.D." w:date="2025-06-18T15:22:00Z" w16du:dateUtc="2025-06-18T19:22:00Z">
        <w:r>
          <w:t xml:space="preserve">We may want to record full-bandwidth WWV/WWVH at 8 and 48 minutes after </w:t>
        </w:r>
      </w:ins>
      <w:ins w:id="295" w:author="Dr. Nathaniel A. Frissell Ph.D." w:date="2025-06-18T15:23:00Z" w16du:dateUtc="2025-06-18T19:23:00Z">
        <w:r>
          <w:t>each hour to capture the HamSCI scientific modulation test.</w:t>
        </w:r>
      </w:ins>
    </w:p>
    <w:p w14:paraId="2EA3A5D1" w14:textId="77777777" w:rsidR="007241C6" w:rsidRDefault="007241C6">
      <w:pPr>
        <w:rPr>
          <w:ins w:id="296" w:author="Dr. Nathaniel A. Frissell Ph.D." w:date="2025-06-18T15:23:00Z" w16du:dateUtc="2025-06-18T19:23:00Z"/>
          <w:b/>
          <w:bCs/>
        </w:rPr>
      </w:pPr>
      <w:ins w:id="297" w:author="Dr. Nathaniel A. Frissell Ph.D." w:date="2025-06-18T15:23:00Z" w16du:dateUtc="2025-06-18T19:23:00Z">
        <w:r>
          <w:rPr>
            <w:b/>
            <w:bCs/>
          </w:rPr>
          <w:t>HAARP Campaign Support</w:t>
        </w:r>
      </w:ins>
    </w:p>
    <w:p w14:paraId="45C55F4E" w14:textId="77777777" w:rsidR="007241C6" w:rsidRDefault="007241C6">
      <w:pPr>
        <w:rPr>
          <w:ins w:id="298" w:author="Dr. Nathaniel A. Frissell Ph.D." w:date="2025-06-18T15:24:00Z" w16du:dateUtc="2025-06-18T19:24:00Z"/>
        </w:rPr>
      </w:pPr>
      <w:ins w:id="299" w:author="Dr. Nathaniel A. Frissell Ph.D." w:date="2025-06-18T15:23:00Z" w16du:dateUtc="2025-06-18T19:23:00Z">
        <w:r>
          <w:t>We want to be able to schedule specific stations to operate in conjunction with HAARP campaigns as they are a</w:t>
        </w:r>
      </w:ins>
      <w:ins w:id="300" w:author="Dr. Nathaniel A. Frissell Ph.D." w:date="2025-06-18T15:24:00Z" w16du:dateUtc="2025-06-18T19:24:00Z">
        <w:r>
          <w:t>nnounced.</w:t>
        </w:r>
      </w:ins>
    </w:p>
    <w:p w14:paraId="3ECFD99E" w14:textId="77777777" w:rsidR="007241C6" w:rsidRDefault="007241C6">
      <w:pPr>
        <w:rPr>
          <w:ins w:id="301" w:author="Dr. Nathaniel A. Frissell Ph.D." w:date="2025-06-18T15:24:00Z" w16du:dateUtc="2025-06-18T19:24:00Z"/>
          <w:b/>
          <w:bCs/>
        </w:rPr>
      </w:pPr>
      <w:ins w:id="302" w:author="Dr. Nathaniel A. Frissell Ph.D." w:date="2025-06-18T15:24:00Z" w16du:dateUtc="2025-06-18T19:24:00Z">
        <w:r>
          <w:rPr>
            <w:b/>
            <w:bCs/>
          </w:rPr>
          <w:t>High Kp / Trigger Modes</w:t>
        </w:r>
      </w:ins>
    </w:p>
    <w:p w14:paraId="2C6DD98E" w14:textId="4039D244" w:rsidR="00976A90" w:rsidRDefault="007241C6">
      <w:ins w:id="303" w:author="Dr. Nathaniel A. Frissell Ph.D." w:date="2025-06-18T15:24:00Z" w16du:dateUtc="2025-06-18T19:24:00Z">
        <w:r>
          <w:t>We may want to increase bandwidth on certain channels, or add channels when certain space weather conditions are triggered. For instance, if there is a geomagnetic storm and Kp goes high.</w:t>
        </w:r>
      </w:ins>
      <w:r w:rsidR="00976A90">
        <w:br w:type="page"/>
      </w:r>
    </w:p>
    <w:p w14:paraId="39EDB092" w14:textId="4C1A6A53" w:rsidR="00AE59DF" w:rsidRPr="000C3910" w:rsidRDefault="00A124EB">
      <w:pPr>
        <w:rPr>
          <w:b/>
          <w:bCs/>
        </w:rPr>
      </w:pPr>
      <w:r w:rsidRPr="000C3910">
        <w:rPr>
          <w:b/>
          <w:bCs/>
        </w:rPr>
        <w:lastRenderedPageBreak/>
        <w:t>Science User Experience</w:t>
      </w:r>
    </w:p>
    <w:p w14:paraId="67EF1B83" w14:textId="4C8FEE6F" w:rsidR="00976A90" w:rsidRDefault="000C3910">
      <w:r>
        <w:t>Start of process</w:t>
      </w:r>
    </w:p>
    <w:p w14:paraId="7EB8F7D6" w14:textId="34835A8A" w:rsidR="00A124EB" w:rsidRDefault="00A124EB">
      <w:r>
        <w:t xml:space="preserve">PSWS displays a map of </w:t>
      </w:r>
      <w:proofErr w:type="gramStart"/>
      <w:r>
        <w:t>stations,</w:t>
      </w:r>
      <w:proofErr w:type="gramEnd"/>
      <w:r>
        <w:t xml:space="preserve"> that can be filtered to show stations based on type and status (active, possibly active, inactive, retired, etc.); </w:t>
      </w:r>
      <w:r w:rsidRPr="00A124EB">
        <w:rPr>
          <w:b/>
          <w:bCs/>
        </w:rPr>
        <w:t xml:space="preserve">if logged-in </w:t>
      </w:r>
      <w:proofErr w:type="gramStart"/>
      <w:r w:rsidRPr="00A124EB">
        <w:rPr>
          <w:b/>
          <w:bCs/>
        </w:rPr>
        <w:t>user is</w:t>
      </w:r>
      <w:proofErr w:type="gramEnd"/>
      <w:r w:rsidRPr="00A124EB">
        <w:rPr>
          <w:b/>
          <w:bCs/>
        </w:rPr>
        <w:t xml:space="preserve"> a science user, they will have one or more additional filters</w:t>
      </w:r>
      <w:r>
        <w:t xml:space="preserve"> such as:</w:t>
      </w:r>
    </w:p>
    <w:p w14:paraId="10A9974C" w14:textId="0326C1CE" w:rsidR="00A124EB" w:rsidRDefault="00A124EB" w:rsidP="00A124EB">
      <w:pPr>
        <w:pStyle w:val="ListParagraph"/>
        <w:numPr>
          <w:ilvl w:val="0"/>
          <w:numId w:val="3"/>
        </w:numPr>
      </w:pPr>
      <w:r>
        <w:t xml:space="preserve">Stations available for </w:t>
      </w:r>
      <w:del w:id="304" w:author="William Engelke" w:date="2025-06-17T10:22:00Z" w16du:dateUtc="2025-06-17T15:22:00Z">
        <w:r w:rsidDel="00BA280C">
          <w:delText>DR</w:delText>
        </w:r>
      </w:del>
      <w:ins w:id="305" w:author="William Engelke" w:date="2025-06-17T10:22:00Z" w16du:dateUtc="2025-06-17T15:22:00Z">
        <w:r w:rsidR="00BA280C">
          <w:t>CC</w:t>
        </w:r>
      </w:ins>
    </w:p>
    <w:p w14:paraId="13412DC1" w14:textId="00E5AE0B" w:rsidR="00A124EB" w:rsidRDefault="00A124EB" w:rsidP="00A124EB">
      <w:pPr>
        <w:pStyle w:val="ListParagraph"/>
        <w:numPr>
          <w:ilvl w:val="0"/>
          <w:numId w:val="3"/>
        </w:numPr>
      </w:pPr>
      <w:r>
        <w:t xml:space="preserve">Stations with currently active </w:t>
      </w:r>
      <w:del w:id="306" w:author="William Engelke" w:date="2025-06-17T10:22:00Z" w16du:dateUtc="2025-06-17T15:22:00Z">
        <w:r w:rsidDel="00BA280C">
          <w:delText>DR</w:delText>
        </w:r>
      </w:del>
      <w:ins w:id="307" w:author="William Engelke" w:date="2025-06-17T10:22:00Z" w16du:dateUtc="2025-06-17T15:22:00Z">
        <w:r w:rsidR="00BA280C">
          <w:t>CC</w:t>
        </w:r>
      </w:ins>
      <w:r>
        <w:t xml:space="preserve"> to the user</w:t>
      </w:r>
    </w:p>
    <w:p w14:paraId="2550D5BA" w14:textId="065283F0" w:rsidR="00A124EB" w:rsidRDefault="00A124EB" w:rsidP="00A124EB">
      <w:pPr>
        <w:pStyle w:val="ListParagraph"/>
        <w:numPr>
          <w:ilvl w:val="0"/>
          <w:numId w:val="3"/>
        </w:numPr>
        <w:rPr>
          <w:ins w:id="308" w:author="Dr. Nathaniel A. Frissell Ph.D." w:date="2025-06-12T09:30:00Z" w16du:dateUtc="2025-06-12T13:30:00Z"/>
        </w:rPr>
      </w:pPr>
      <w:r>
        <w:t xml:space="preserve">Stations with currently active </w:t>
      </w:r>
      <w:del w:id="309" w:author="William Engelke" w:date="2025-06-17T10:22:00Z" w16du:dateUtc="2025-06-17T15:22:00Z">
        <w:r w:rsidDel="00BA280C">
          <w:delText>DR</w:delText>
        </w:r>
      </w:del>
      <w:ins w:id="310" w:author="William Engelke" w:date="2025-06-17T10:22:00Z" w16du:dateUtc="2025-06-17T15:22:00Z">
        <w:r w:rsidR="00BA280C">
          <w:t>CC</w:t>
        </w:r>
      </w:ins>
      <w:r>
        <w:t xml:space="preserve"> to any user</w:t>
      </w:r>
    </w:p>
    <w:p w14:paraId="2A39C41B" w14:textId="57E49EB4" w:rsidR="00CE4962" w:rsidRDefault="00CE4962" w:rsidP="00A124EB">
      <w:pPr>
        <w:pStyle w:val="ListParagraph"/>
        <w:numPr>
          <w:ilvl w:val="0"/>
          <w:numId w:val="3"/>
        </w:numPr>
        <w:rPr>
          <w:ins w:id="311" w:author="Dr. Nathaniel A. Frissell Ph.D." w:date="2025-06-12T09:31:00Z" w16du:dateUtc="2025-06-12T13:31:00Z"/>
        </w:rPr>
      </w:pPr>
      <w:ins w:id="312" w:author="Dr. Nathaniel A. Frissell Ph.D." w:date="2025-06-12T09:30:00Z" w16du:dateUtc="2025-06-12T13:30:00Z">
        <w:r>
          <w:t>Station location in both geographic and geo</w:t>
        </w:r>
      </w:ins>
      <w:ins w:id="313" w:author="Dr. Nathaniel A. Frissell Ph.D." w:date="2025-06-12T09:31:00Z" w16du:dateUtc="2025-06-12T13:31:00Z">
        <w:r>
          <w:t>magnetic coordinates</w:t>
        </w:r>
      </w:ins>
    </w:p>
    <w:p w14:paraId="449CAF5C" w14:textId="20E8A5A3" w:rsidR="00CE4962" w:rsidRDefault="00CE4962" w:rsidP="00A124EB">
      <w:pPr>
        <w:pStyle w:val="ListParagraph"/>
        <w:numPr>
          <w:ilvl w:val="0"/>
          <w:numId w:val="3"/>
        </w:numPr>
        <w:rPr>
          <w:ins w:id="314" w:author="Dr. Nathaniel A. Frissell Ph.D." w:date="2025-06-12T09:31:00Z" w16du:dateUtc="2025-06-12T13:31:00Z"/>
        </w:rPr>
      </w:pPr>
      <w:ins w:id="315" w:author="Dr. Nathaniel A. Frissell Ph.D." w:date="2025-06-12T09:31:00Z" w16du:dateUtc="2025-06-12T13:31:00Z">
        <w:r>
          <w:t>Station capabilities (i.e. frequency capab</w:t>
        </w:r>
        <w:del w:id="316" w:author="William Engelke" w:date="2025-06-17T10:37:00Z" w16du:dateUtc="2025-06-17T15:37:00Z">
          <w:r w:rsidDel="005D6AE8">
            <w:delText>a</w:delText>
          </w:r>
        </w:del>
        <w:r>
          <w:t>ility).</w:t>
        </w:r>
      </w:ins>
    </w:p>
    <w:p w14:paraId="54ECAD1A" w14:textId="01DD8F79" w:rsidR="00CE4962" w:rsidRDefault="00CE4962" w:rsidP="00A124EB">
      <w:pPr>
        <w:pStyle w:val="ListParagraph"/>
        <w:numPr>
          <w:ilvl w:val="0"/>
          <w:numId w:val="3"/>
        </w:numPr>
      </w:pPr>
      <w:ins w:id="317" w:author="Dr. Nathaniel A. Frissell Ph.D." w:date="2025-06-12T09:31:00Z" w16du:dateUtc="2025-06-12T13:31:00Z">
        <w:r>
          <w:t>Station load (</w:t>
        </w:r>
        <w:del w:id="318" w:author="William Engelke" w:date="2025-06-17T10:37:00Z" w16du:dateUtc="2025-06-17T15:37:00Z">
          <w:r w:rsidDel="005D6AE8">
            <w:delText>Can we rank</w:delText>
          </w:r>
        </w:del>
      </w:ins>
      <w:ins w:id="319" w:author="William Engelke" w:date="2025-06-17T10:38:00Z" w16du:dateUtc="2025-06-17T15:38:00Z">
        <w:r w:rsidR="005D6AE8">
          <w:t>Including the ability to view</w:t>
        </w:r>
      </w:ins>
      <w:ins w:id="320" w:author="Dr. Nathaniel A. Frissell Ph.D." w:date="2025-06-12T09:31:00Z" w16du:dateUtc="2025-06-12T13:31:00Z">
        <w:r>
          <w:t xml:space="preserve"> the stations in order of current work load</w:t>
        </w:r>
        <w:del w:id="321" w:author="William Engelke" w:date="2025-06-17T10:38:00Z" w16du:dateUtc="2025-06-17T15:38:00Z">
          <w:r w:rsidDel="005D6AE8">
            <w:delText>?</w:delText>
          </w:r>
        </w:del>
        <w:r>
          <w:t>)</w:t>
        </w:r>
      </w:ins>
    </w:p>
    <w:p w14:paraId="438D6401" w14:textId="77777777" w:rsidR="00976A90" w:rsidRDefault="00A124EB" w:rsidP="00A124EB">
      <w:r>
        <w:t>The map will, upon activation of this filter, show just those stations meeting the filter criteria</w:t>
      </w:r>
      <w:r w:rsidR="00976A90">
        <w:t>.</w:t>
      </w:r>
    </w:p>
    <w:p w14:paraId="4DD7CD9F" w14:textId="75AB3140" w:rsidR="00A124EB" w:rsidDel="005D6AE8" w:rsidRDefault="00A124EB" w:rsidP="00A124EB">
      <w:pPr>
        <w:rPr>
          <w:del w:id="322" w:author="William Engelke" w:date="2025-06-17T10:38:00Z" w16du:dateUtc="2025-06-17T15:38:00Z"/>
        </w:rPr>
      </w:pPr>
      <w:r w:rsidRPr="00A124EB">
        <w:rPr>
          <w:noProof/>
        </w:rPr>
        <w:drawing>
          <wp:inline distT="0" distB="0" distL="0" distR="0" wp14:anchorId="72116441" wp14:editId="43EF4D24">
            <wp:extent cx="5943600" cy="4469765"/>
            <wp:effectExtent l="0" t="0" r="0" b="6985"/>
            <wp:docPr id="286496969"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96969" name="Picture 1" descr="A map of the united states&#10;&#10;AI-generated content may be incorrect."/>
                    <pic:cNvPicPr/>
                  </pic:nvPicPr>
                  <pic:blipFill>
                    <a:blip r:embed="rId12"/>
                    <a:stretch>
                      <a:fillRect/>
                    </a:stretch>
                  </pic:blipFill>
                  <pic:spPr>
                    <a:xfrm>
                      <a:off x="0" y="0"/>
                      <a:ext cx="5943600" cy="4469765"/>
                    </a:xfrm>
                    <a:prstGeom prst="rect">
                      <a:avLst/>
                    </a:prstGeom>
                  </pic:spPr>
                </pic:pic>
              </a:graphicData>
            </a:graphic>
          </wp:inline>
        </w:drawing>
      </w:r>
    </w:p>
    <w:p w14:paraId="11A15A22" w14:textId="77777777" w:rsidR="005D6AE8" w:rsidRDefault="005D6AE8" w:rsidP="005D6AE8">
      <w:pPr>
        <w:rPr>
          <w:ins w:id="323" w:author="William Engelke" w:date="2025-06-17T10:40:00Z" w16du:dateUtc="2025-06-17T15:40:00Z"/>
        </w:rPr>
      </w:pPr>
      <w:ins w:id="324" w:author="William Engelke" w:date="2025-06-17T10:40:00Z" w16du:dateUtc="2025-06-17T15:40:00Z">
        <w:r>
          <w:t>A secondary display shows a list of stations that support CC (possibly this can be combined with the CC assignment function):</w:t>
        </w:r>
      </w:ins>
    </w:p>
    <w:p w14:paraId="7C322FCE" w14:textId="4181D387" w:rsidR="005D6AE8" w:rsidRDefault="005F58B6" w:rsidP="005D6AE8">
      <w:pPr>
        <w:rPr>
          <w:ins w:id="325" w:author="William Engelke" w:date="2025-06-17T10:45:00Z" w16du:dateUtc="2025-06-17T15:45:00Z"/>
        </w:rPr>
      </w:pPr>
      <w:ins w:id="326" w:author="William Engelke" w:date="2025-06-17T10:53:00Z" w16du:dateUtc="2025-06-17T15:53:00Z">
        <w:r>
          <w:rPr>
            <w:noProof/>
          </w:rPr>
          <w:lastRenderedPageBreak/>
          <w:drawing>
            <wp:inline distT="0" distB="0" distL="0" distR="0" wp14:anchorId="0C09537C" wp14:editId="6DA8E255">
              <wp:extent cx="5858510" cy="3084830"/>
              <wp:effectExtent l="0" t="0" r="8890" b="1270"/>
              <wp:docPr id="19786054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58510" cy="3084830"/>
                      </a:xfrm>
                      <a:prstGeom prst="rect">
                        <a:avLst/>
                      </a:prstGeom>
                      <a:noFill/>
                    </pic:spPr>
                  </pic:pic>
                </a:graphicData>
              </a:graphic>
            </wp:inline>
          </w:drawing>
        </w:r>
      </w:ins>
    </w:p>
    <w:p w14:paraId="302F17E8" w14:textId="602BE56E" w:rsidR="00976A90" w:rsidDel="005D6AE8" w:rsidRDefault="005D6AE8">
      <w:pPr>
        <w:rPr>
          <w:del w:id="327" w:author="William Engelke" w:date="2025-06-17T10:38:00Z" w16du:dateUtc="2025-06-17T15:38:00Z"/>
        </w:rPr>
      </w:pPr>
      <w:ins w:id="328" w:author="William Engelke" w:date="2025-06-17T10:45:00Z" w16du:dateUtc="2025-06-17T15:45:00Z">
        <w:r>
          <w:t>In the display above, the overall data collection capacity in use is show</w:t>
        </w:r>
      </w:ins>
      <w:ins w:id="329" w:author="William Engelke" w:date="2025-06-17T10:46:00Z" w16du:dateUtc="2025-06-17T15:46:00Z">
        <w:r>
          <w:t xml:space="preserve">n. This display is sortable by any column, so users can list stations in order of ascending or descending capacity </w:t>
        </w:r>
      </w:ins>
      <w:ins w:id="330" w:author="William Engelke" w:date="2025-06-17T10:47:00Z" w16du:dateUtc="2025-06-17T15:47:00Z">
        <w:r>
          <w:t>in use</w:t>
        </w:r>
      </w:ins>
      <w:ins w:id="331" w:author="William Engelke" w:date="2025-06-17T10:46:00Z" w16du:dateUtc="2025-06-17T15:46:00Z">
        <w:r>
          <w:t xml:space="preserve">. Also, </w:t>
        </w:r>
      </w:ins>
      <w:ins w:id="332" w:author="William Engelke" w:date="2025-06-17T10:47:00Z" w16du:dateUtc="2025-06-17T15:47:00Z">
        <w:r>
          <w:t xml:space="preserve">users </w:t>
        </w:r>
      </w:ins>
      <w:ins w:id="333" w:author="William Engelke" w:date="2025-06-17T10:46:00Z" w16du:dateUtc="2025-06-17T15:46:00Z">
        <w:r>
          <w:t xml:space="preserve">can </w:t>
        </w:r>
      </w:ins>
      <w:ins w:id="334" w:author="William Engelke" w:date="2025-06-17T10:47:00Z" w16du:dateUtc="2025-06-17T15:47:00Z">
        <w:r>
          <w:t>display</w:t>
        </w:r>
      </w:ins>
      <w:ins w:id="335" w:author="William Engelke" w:date="2025-06-17T10:46:00Z" w16du:dateUtc="2025-06-17T15:46:00Z">
        <w:r>
          <w:t xml:space="preserve"> by capacity remaining.</w:t>
        </w:r>
      </w:ins>
      <w:del w:id="336" w:author="William Engelke" w:date="2025-06-17T10:38:00Z" w16du:dateUtc="2025-06-17T15:38:00Z">
        <w:r w:rsidR="00976A90" w:rsidDel="005D6AE8">
          <w:br w:type="page"/>
        </w:r>
      </w:del>
    </w:p>
    <w:p w14:paraId="16A4D691" w14:textId="77777777" w:rsidR="005D6AE8" w:rsidRDefault="005D6AE8">
      <w:pPr>
        <w:rPr>
          <w:ins w:id="337" w:author="William Engelke" w:date="2025-06-17T10:45:00Z" w16du:dateUtc="2025-06-17T15:45:00Z"/>
        </w:rPr>
      </w:pPr>
    </w:p>
    <w:p w14:paraId="71E496A8" w14:textId="77777777" w:rsidR="005D6AE8" w:rsidRDefault="005D6AE8">
      <w:pPr>
        <w:rPr>
          <w:ins w:id="338" w:author="William Engelke" w:date="2025-06-17T10:45:00Z" w16du:dateUtc="2025-06-17T15:45:00Z"/>
        </w:rPr>
      </w:pPr>
    </w:p>
    <w:p w14:paraId="3ED251E5" w14:textId="5D1F1A5B" w:rsidR="00A124EB" w:rsidDel="005D6AE8" w:rsidRDefault="00A124EB" w:rsidP="005D6AE8">
      <w:pPr>
        <w:rPr>
          <w:del w:id="339" w:author="William Engelke" w:date="2025-06-17T10:40:00Z" w16du:dateUtc="2025-06-17T15:40:00Z"/>
        </w:rPr>
      </w:pPr>
      <w:del w:id="340" w:author="William Engelke" w:date="2025-06-17T10:40:00Z" w16du:dateUtc="2025-06-17T15:40:00Z">
        <w:r w:rsidDel="005D6AE8">
          <w:delText xml:space="preserve">A secondary display shows a list of stations that support </w:delText>
        </w:r>
      </w:del>
      <w:del w:id="341" w:author="William Engelke" w:date="2025-06-17T10:22:00Z" w16du:dateUtc="2025-06-17T15:22:00Z">
        <w:r w:rsidDel="00BA280C">
          <w:delText>DR</w:delText>
        </w:r>
      </w:del>
      <w:del w:id="342" w:author="William Engelke" w:date="2025-06-17T10:40:00Z" w16du:dateUtc="2025-06-17T15:40:00Z">
        <w:r w:rsidR="00976A90" w:rsidDel="005D6AE8">
          <w:delText xml:space="preserve"> (possibly this can be combined with the </w:delText>
        </w:r>
      </w:del>
      <w:del w:id="343" w:author="William Engelke" w:date="2025-06-17T10:22:00Z" w16du:dateUtc="2025-06-17T15:22:00Z">
        <w:r w:rsidR="00976A90" w:rsidDel="00BA280C">
          <w:delText>DR</w:delText>
        </w:r>
      </w:del>
      <w:del w:id="344" w:author="William Engelke" w:date="2025-06-17T10:40:00Z" w16du:dateUtc="2025-06-17T15:40:00Z">
        <w:r w:rsidR="00976A90" w:rsidDel="005D6AE8">
          <w:delText xml:space="preserve"> assignment function):</w:delText>
        </w:r>
      </w:del>
    </w:p>
    <w:p w14:paraId="4D55CD0D" w14:textId="65B99A57" w:rsidR="00A124EB" w:rsidDel="005D6AE8" w:rsidRDefault="00A124EB" w:rsidP="00A124EB">
      <w:pPr>
        <w:rPr>
          <w:del w:id="345" w:author="William Engelke" w:date="2025-06-17T10:40:00Z" w16du:dateUtc="2025-06-17T15:40:00Z"/>
        </w:rPr>
      </w:pPr>
    </w:p>
    <w:p w14:paraId="42B2F145" w14:textId="3F44D90E" w:rsidR="00976A90" w:rsidDel="005D6AE8" w:rsidRDefault="005D6AE8">
      <w:pPr>
        <w:rPr>
          <w:del w:id="346" w:author="William Engelke" w:date="2025-06-17T10:41:00Z" w16du:dateUtc="2025-06-17T15:41:00Z"/>
        </w:rPr>
      </w:pPr>
      <w:del w:id="347" w:author="William Engelke" w:date="2025-06-17T10:40:00Z" w16du:dateUtc="2025-06-17T15:40:00Z">
        <w:r w:rsidRPr="00976A90" w:rsidDel="005D6AE8">
          <w:rPr>
            <w:noProof/>
          </w:rPr>
          <mc:AlternateContent>
            <mc:Choice Requires="wpg">
              <w:drawing>
                <wp:anchor distT="0" distB="0" distL="114300" distR="114300" simplePos="0" relativeHeight="251659264" behindDoc="0" locked="0" layoutInCell="1" allowOverlap="1" wp14:anchorId="377B041B" wp14:editId="0E12379E">
                  <wp:simplePos x="0" y="0"/>
                  <wp:positionH relativeFrom="column">
                    <wp:posOffset>206375</wp:posOffset>
                  </wp:positionH>
                  <wp:positionV relativeFrom="paragraph">
                    <wp:posOffset>106045</wp:posOffset>
                  </wp:positionV>
                  <wp:extent cx="5495925" cy="1524000"/>
                  <wp:effectExtent l="0" t="0" r="0" b="0"/>
                  <wp:wrapNone/>
                  <wp:docPr id="12" name="Group 11">
                    <a:extLst xmlns:a="http://schemas.openxmlformats.org/drawingml/2006/main">
                      <a:ext uri="{FF2B5EF4-FFF2-40B4-BE49-F238E27FC236}">
                        <a16:creationId xmlns:a16="http://schemas.microsoft.com/office/drawing/2014/main" id="{D863B8F9-B67B-72F5-A291-13EC47B52EE3}"/>
                      </a:ext>
                    </a:extLst>
                  </wp:docPr>
                  <wp:cNvGraphicFramePr/>
                  <a:graphic xmlns:a="http://schemas.openxmlformats.org/drawingml/2006/main">
                    <a:graphicData uri="http://schemas.microsoft.com/office/word/2010/wordprocessingGroup">
                      <wpg:wgp>
                        <wpg:cNvGrpSpPr/>
                        <wpg:grpSpPr>
                          <a:xfrm>
                            <a:off x="0" y="0"/>
                            <a:ext cx="5495925" cy="1524000"/>
                            <a:chOff x="206469" y="108139"/>
                            <a:chExt cx="5495926" cy="1524378"/>
                          </a:xfrm>
                        </wpg:grpSpPr>
                        <wps:wsp>
                          <wps:cNvPr id="108171678" name="TextBox 4">
                            <a:extLst>
                              <a:ext uri="{FF2B5EF4-FFF2-40B4-BE49-F238E27FC236}">
                                <a16:creationId xmlns:a16="http://schemas.microsoft.com/office/drawing/2014/main" id="{89510DCE-9F3E-B661-36FD-FF40D04D380B}"/>
                              </a:ext>
                            </a:extLst>
                          </wps:cNvPr>
                          <wps:cNvSpPr txBox="1"/>
                          <wps:spPr>
                            <a:xfrm>
                              <a:off x="206469" y="108139"/>
                              <a:ext cx="4345940" cy="408305"/>
                            </a:xfrm>
                            <a:prstGeom prst="rect">
                              <a:avLst/>
                            </a:prstGeom>
                            <a:noFill/>
                          </wps:spPr>
                          <wps:txbx>
                            <w:txbxContent>
                              <w:p w14:paraId="2215CD23" w14:textId="634BFE4C" w:rsidR="00976A90" w:rsidRDefault="00976A90" w:rsidP="00976A90">
                                <w:pPr>
                                  <w:rPr>
                                    <w:rFonts w:hAnsi="Aptos"/>
                                    <w:color w:val="000000" w:themeColor="text1"/>
                                    <w:kern w:val="24"/>
                                    <w14:ligatures w14:val="none"/>
                                  </w:rPr>
                                </w:pPr>
                                <w:del w:id="348" w:author="William Engelke" w:date="2025-06-17T10:41:00Z" w16du:dateUtc="2025-06-17T15:41:00Z">
                                  <w:r w:rsidDel="005D6AE8">
                                    <w:rPr>
                                      <w:rFonts w:hAnsi="Aptos"/>
                                      <w:color w:val="000000" w:themeColor="text1"/>
                                      <w:kern w:val="24"/>
                                    </w:rPr>
                                    <w:delText>Stations Eligible for Dynamic Requests</w:delText>
                                  </w:r>
                                </w:del>
                              </w:p>
                            </w:txbxContent>
                          </wps:txbx>
                          <wps:bodyPr wrap="square" rtlCol="0">
                            <a:spAutoFit/>
                          </wps:bodyPr>
                        </wps:wsp>
                        <wps:wsp>
                          <wps:cNvPr id="1117448413" name="TextBox 5">
                            <a:extLst>
                              <a:ext uri="{FF2B5EF4-FFF2-40B4-BE49-F238E27FC236}">
                                <a16:creationId xmlns:a16="http://schemas.microsoft.com/office/drawing/2014/main" id="{262D39B3-C1DB-3537-9C62-E5CC58855515}"/>
                              </a:ext>
                            </a:extLst>
                          </wps:cNvPr>
                          <wps:cNvSpPr txBox="1"/>
                          <wps:spPr>
                            <a:xfrm>
                              <a:off x="206470" y="589847"/>
                              <a:ext cx="5495925" cy="1042670"/>
                            </a:xfrm>
                            <a:prstGeom prst="rect">
                              <a:avLst/>
                            </a:prstGeom>
                            <a:noFill/>
                          </wps:spPr>
                          <wps:txbx>
                            <w:txbxContent>
                              <w:p w14:paraId="396B809F" w14:textId="05EE09B5" w:rsidR="00976A90" w:rsidDel="005D6AE8" w:rsidRDefault="00976A90" w:rsidP="00976A90">
                                <w:pPr>
                                  <w:rPr>
                                    <w:del w:id="349" w:author="William Engelke" w:date="2025-06-17T10:41:00Z" w16du:dateUtc="2025-06-17T15:41:00Z"/>
                                    <w:rFonts w:hAnsi="Aptos"/>
                                    <w:color w:val="000000" w:themeColor="text1"/>
                                    <w:kern w:val="24"/>
                                    <w14:ligatures w14:val="none"/>
                                  </w:rPr>
                                </w:pPr>
                                <w:del w:id="350" w:author="William Engelke" w:date="2025-06-17T10:41:00Z" w16du:dateUtc="2025-06-17T15:41:00Z">
                                  <w:r w:rsidDel="005D6AE8">
                                    <w:rPr>
                                      <w:rFonts w:hAnsi="Aptos"/>
                                      <w:color w:val="000000" w:themeColor="text1"/>
                                      <w:kern w:val="24"/>
                                    </w:rPr>
                                    <w:delText xml:space="preserve">Station      Loc. (lat, long)     Status                        Last Heard        </w:delText>
                                  </w:r>
                                </w:del>
                                <w:del w:id="351" w:author="William Engelke" w:date="2025-06-17T10:22:00Z" w16du:dateUtc="2025-06-17T15:22:00Z">
                                  <w:r w:rsidDel="00BA280C">
                                    <w:rPr>
                                      <w:rFonts w:hAnsi="Aptos"/>
                                      <w:color w:val="000000" w:themeColor="text1"/>
                                      <w:kern w:val="24"/>
                                    </w:rPr>
                                    <w:delText>DR</w:delText>
                                  </w:r>
                                </w:del>
                                <w:del w:id="352" w:author="William Engelke" w:date="2025-06-17T10:41:00Z" w16du:dateUtc="2025-06-17T15:41:00Z">
                                  <w:r w:rsidDel="005D6AE8">
                                    <w:rPr>
                                      <w:rFonts w:hAnsi="Aptos"/>
                                      <w:color w:val="000000" w:themeColor="text1"/>
                                      <w:kern w:val="24"/>
                                    </w:rPr>
                                    <w:delText xml:space="preserve"> Active    </w:delText>
                                  </w:r>
                                </w:del>
                              </w:p>
                              <w:p w14:paraId="6C32237C" w14:textId="7D5821E1" w:rsidR="00976A90" w:rsidDel="005D6AE8" w:rsidRDefault="00976A90" w:rsidP="00976A90">
                                <w:pPr>
                                  <w:rPr>
                                    <w:del w:id="353" w:author="William Engelke" w:date="2025-06-17T10:41:00Z" w16du:dateUtc="2025-06-17T15:41:00Z"/>
                                    <w:rFonts w:hAnsi="Aptos"/>
                                    <w:color w:val="000000" w:themeColor="text1"/>
                                    <w:kern w:val="24"/>
                                  </w:rPr>
                                </w:pPr>
                                <w:del w:id="354" w:author="William Engelke" w:date="2025-06-17T10:41:00Z" w16du:dateUtc="2025-06-17T15:41:00Z">
                                  <w:r w:rsidDel="005D6AE8">
                                    <w:rPr>
                                      <w:rFonts w:hAnsi="Aptos"/>
                                      <w:color w:val="000000" w:themeColor="text1"/>
                                      <w:kern w:val="24"/>
                                    </w:rPr>
                                    <w:delText xml:space="preserve">K2TWS       35.43, -87.24       Online                        2025-06-15      </w:delText>
                                  </w:r>
                                </w:del>
                              </w:p>
                              <w:p w14:paraId="5A883013" w14:textId="3918A6DB" w:rsidR="00976A90" w:rsidRDefault="00976A90" w:rsidP="00976A90">
                                <w:pPr>
                                  <w:rPr>
                                    <w:rFonts w:hAnsi="Aptos"/>
                                    <w:color w:val="000000" w:themeColor="text1"/>
                                    <w:kern w:val="24"/>
                                  </w:rPr>
                                </w:pPr>
                                <w:del w:id="355" w:author="William Engelke" w:date="2025-06-17T10:41:00Z" w16du:dateUtc="2025-06-17T15:41:00Z">
                                  <w:r w:rsidDel="005D6AE8">
                                    <w:rPr>
                                      <w:rFonts w:hAnsi="Aptos"/>
                                      <w:color w:val="000000" w:themeColor="text1"/>
                                      <w:kern w:val="24"/>
                                    </w:rPr>
                                    <w:delText>W4ABC      33.21, -88.32       Possibly Online      2025-06-10</w:delText>
                                  </w:r>
                                </w:del>
                              </w:p>
                            </w:txbxContent>
                          </wps:txbx>
                          <wps:bodyPr wrap="square" rtlCol="0">
                            <a:spAutoFit/>
                          </wps:bodyPr>
                        </wps:wsp>
                        <wps:wsp>
                          <wps:cNvPr id="2042238606" name="Oval 2042238606">
                            <a:extLst>
                              <a:ext uri="{FF2B5EF4-FFF2-40B4-BE49-F238E27FC236}">
                                <a16:creationId xmlns:a16="http://schemas.microsoft.com/office/drawing/2014/main" id="{23C16966-5C6C-2290-C948-196082D1AEE5}"/>
                              </a:ext>
                            </a:extLst>
                          </wps:cNvPr>
                          <wps:cNvSpPr/>
                          <wps:spPr>
                            <a:xfrm>
                              <a:off x="4414685" y="1034083"/>
                              <a:ext cx="137651" cy="127819"/>
                            </a:xfrm>
                            <a:prstGeom prst="ellipse">
                              <a:avLst/>
                            </a:prstGeom>
                            <a:solidFill>
                              <a:srgbClr val="92D050"/>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77B041B" id="Group 11" o:spid="_x0000_s1026" style="position:absolute;margin-left:16.25pt;margin-top:8.35pt;width:432.75pt;height:120pt;z-index:251659264;mso-width-relative:margin;mso-height-relative:margin" coordorigin="2064,1081" coordsize="54959,15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">
                  <v:shapetype id="_x0000_t202" coordsize="21600,21600" o:spt="202" path="m,l,21600r21600,l21600,xe">
                    <v:stroke joinstyle="miter"/>
                    <v:path gradientshapeok="t" o:connecttype="rect"/>
                  </v:shapetype>
                  <v:shape id="TextBox 4" o:spid="_x0000_s1027" type="#_x0000_t202" style="position:absolute;left:2064;top:1081;width:43460;height:4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" filled="f" stroked="f">
                    <v:textbox style="mso-fit-shape-to-text:t">
                      <w:txbxContent>
                        <w:p w14:paraId="2215CD23" w14:textId="634BFE4C" w:rsidR="00976A90" w:rsidRDefault="00976A90" w:rsidP="00976A90">
                          <w:pPr>
                            <w:rPr>
                              <w:rFonts w:hAnsi="Aptos"/>
                              <w:color w:val="000000" w:themeColor="text1"/>
                              <w:kern w:val="24"/>
                              <w14:ligatures w14:val="none"/>
                            </w:rPr>
                          </w:pPr>
                          <w:del w:id="356" w:author="William Engelke" w:date="2025-06-17T10:41:00Z" w16du:dateUtc="2025-06-17T15:41:00Z">
                            <w:r w:rsidDel="005D6AE8">
                              <w:rPr>
                                <w:rFonts w:hAnsi="Aptos"/>
                                <w:color w:val="000000" w:themeColor="text1"/>
                                <w:kern w:val="24"/>
                              </w:rPr>
                              <w:delText>Stations Eligible for Dynamic Requests</w:delText>
                            </w:r>
                          </w:del>
                        </w:p>
                      </w:txbxContent>
                    </v:textbox>
                  </v:shape>
                  <v:shape id="TextBox 5" o:spid="_x0000_s1028" type="#_x0000_t202" style="position:absolute;left:2064;top:5898;width:54959;height:10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" filled="f" stroked="f">
                    <v:textbox style="mso-fit-shape-to-text:t">
                      <w:txbxContent>
                        <w:p w14:paraId="396B809F" w14:textId="05EE09B5" w:rsidR="00976A90" w:rsidDel="005D6AE8" w:rsidRDefault="00976A90" w:rsidP="00976A90">
                          <w:pPr>
                            <w:rPr>
                              <w:del w:id="357" w:author="William Engelke" w:date="2025-06-17T10:41:00Z" w16du:dateUtc="2025-06-17T15:41:00Z"/>
                              <w:rFonts w:hAnsi="Aptos"/>
                              <w:color w:val="000000" w:themeColor="text1"/>
                              <w:kern w:val="24"/>
                              <w14:ligatures w14:val="none"/>
                            </w:rPr>
                          </w:pPr>
                          <w:del w:id="358" w:author="William Engelke" w:date="2025-06-17T10:41:00Z" w16du:dateUtc="2025-06-17T15:41:00Z">
                            <w:r w:rsidDel="005D6AE8">
                              <w:rPr>
                                <w:rFonts w:hAnsi="Aptos"/>
                                <w:color w:val="000000" w:themeColor="text1"/>
                                <w:kern w:val="24"/>
                              </w:rPr>
                              <w:delText xml:space="preserve">Station      Loc. (lat, long)     Status                        Last Heard        </w:delText>
                            </w:r>
                          </w:del>
                          <w:del w:id="359" w:author="William Engelke" w:date="2025-06-17T10:22:00Z" w16du:dateUtc="2025-06-17T15:22:00Z">
                            <w:r w:rsidDel="00BA280C">
                              <w:rPr>
                                <w:rFonts w:hAnsi="Aptos"/>
                                <w:color w:val="000000" w:themeColor="text1"/>
                                <w:kern w:val="24"/>
                              </w:rPr>
                              <w:delText>DR</w:delText>
                            </w:r>
                          </w:del>
                          <w:del w:id="360" w:author="William Engelke" w:date="2025-06-17T10:41:00Z" w16du:dateUtc="2025-06-17T15:41:00Z">
                            <w:r w:rsidDel="005D6AE8">
                              <w:rPr>
                                <w:rFonts w:hAnsi="Aptos"/>
                                <w:color w:val="000000" w:themeColor="text1"/>
                                <w:kern w:val="24"/>
                              </w:rPr>
                              <w:delText xml:space="preserve"> Active    </w:delText>
                            </w:r>
                          </w:del>
                        </w:p>
                        <w:p w14:paraId="6C32237C" w14:textId="7D5821E1" w:rsidR="00976A90" w:rsidDel="005D6AE8" w:rsidRDefault="00976A90" w:rsidP="00976A90">
                          <w:pPr>
                            <w:rPr>
                              <w:del w:id="361" w:author="William Engelke" w:date="2025-06-17T10:41:00Z" w16du:dateUtc="2025-06-17T15:41:00Z"/>
                              <w:rFonts w:hAnsi="Aptos"/>
                              <w:color w:val="000000" w:themeColor="text1"/>
                              <w:kern w:val="24"/>
                            </w:rPr>
                          </w:pPr>
                          <w:del w:id="362" w:author="William Engelke" w:date="2025-06-17T10:41:00Z" w16du:dateUtc="2025-06-17T15:41:00Z">
                            <w:r w:rsidDel="005D6AE8">
                              <w:rPr>
                                <w:rFonts w:hAnsi="Aptos"/>
                                <w:color w:val="000000" w:themeColor="text1"/>
                                <w:kern w:val="24"/>
                              </w:rPr>
                              <w:delText xml:space="preserve">K2TWS       35.43, -87.24       Online                        2025-06-15      </w:delText>
                            </w:r>
                          </w:del>
                        </w:p>
                        <w:p w14:paraId="5A883013" w14:textId="3918A6DB" w:rsidR="00976A90" w:rsidRDefault="00976A90" w:rsidP="00976A90">
                          <w:pPr>
                            <w:rPr>
                              <w:rFonts w:hAnsi="Aptos"/>
                              <w:color w:val="000000" w:themeColor="text1"/>
                              <w:kern w:val="24"/>
                            </w:rPr>
                          </w:pPr>
                          <w:del w:id="363" w:author="William Engelke" w:date="2025-06-17T10:41:00Z" w16du:dateUtc="2025-06-17T15:41:00Z">
                            <w:r w:rsidDel="005D6AE8">
                              <w:rPr>
                                <w:rFonts w:hAnsi="Aptos"/>
                                <w:color w:val="000000" w:themeColor="text1"/>
                                <w:kern w:val="24"/>
                              </w:rPr>
                              <w:delText>W4ABC      33.21, -88.32       Possibly Online      2025-06-10</w:delText>
                            </w:r>
                          </w:del>
                        </w:p>
                      </w:txbxContent>
                    </v:textbox>
                  </v:shape>
                  <v:oval id="Oval 2042238606" o:spid="_x0000_s1029" style="position:absolute;left:44146;top:10340;width:1377;height:12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" fillcolor="#92d050" strokecolor="#030e13 [484]" strokeweight="1pt">
                    <v:stroke joinstyle="miter"/>
                  </v:oval>
                </v:group>
              </w:pict>
            </mc:Fallback>
          </mc:AlternateContent>
        </w:r>
      </w:del>
      <w:del w:id="364" w:author="William Engelke" w:date="2025-06-17T10:41:00Z" w16du:dateUtc="2025-06-17T15:41:00Z">
        <w:r w:rsidR="00976A90" w:rsidDel="005D6AE8">
          <w:br w:type="page"/>
        </w:r>
      </w:del>
    </w:p>
    <w:p w14:paraId="65226978" w14:textId="7C4F9A43" w:rsidR="00AE59DF" w:rsidRDefault="00976A90">
      <w:r>
        <w:t xml:space="preserve">Assigning a </w:t>
      </w:r>
      <w:del w:id="365" w:author="William Engelke" w:date="2025-06-17T10:22:00Z" w16du:dateUtc="2025-06-17T15:22:00Z">
        <w:r w:rsidDel="00BA280C">
          <w:delText>DR</w:delText>
        </w:r>
      </w:del>
      <w:ins w:id="366" w:author="William Engelke" w:date="2025-06-17T10:22:00Z" w16du:dateUtc="2025-06-17T15:22:00Z">
        <w:r w:rsidR="00BA280C">
          <w:t>CC</w:t>
        </w:r>
      </w:ins>
    </w:p>
    <w:p w14:paraId="2C0E8BA1" w14:textId="0D382C3C" w:rsidR="00976A90" w:rsidRDefault="00976A90">
      <w:commentRangeStart w:id="367"/>
      <w:r>
        <w:t xml:space="preserve">When a Science User wishes to create a </w:t>
      </w:r>
      <w:del w:id="368" w:author="William Engelke" w:date="2025-06-17T10:22:00Z" w16du:dateUtc="2025-06-17T15:22:00Z">
        <w:r w:rsidDel="00BA280C">
          <w:delText>DR</w:delText>
        </w:r>
      </w:del>
      <w:ins w:id="369" w:author="William Engelke" w:date="2025-06-17T10:22:00Z" w16du:dateUtc="2025-06-17T15:22:00Z">
        <w:r w:rsidR="00BA280C">
          <w:t>CC</w:t>
        </w:r>
      </w:ins>
      <w:r>
        <w:t xml:space="preserve">, it should be possible to select a single station, a group of stations (by individual selection), or a group of </w:t>
      </w:r>
      <w:proofErr w:type="gramStart"/>
      <w:r>
        <w:t>stations by geofence</w:t>
      </w:r>
      <w:ins w:id="370" w:author="William Engelke" w:date="2025-06-17T10:48:00Z" w16du:dateUtc="2025-06-17T15:48:00Z">
        <w:r w:rsidR="005F58B6">
          <w:t xml:space="preserve"> (either</w:t>
        </w:r>
        <w:proofErr w:type="gramEnd"/>
        <w:r w:rsidR="005F58B6">
          <w:t xml:space="preserve"> by geographic or geomagnetic coordinates</w:t>
        </w:r>
      </w:ins>
      <w:ins w:id="371" w:author="William Engelke" w:date="2025-06-17T10:49:00Z" w16du:dateUtc="2025-06-17T15:49:00Z">
        <w:r w:rsidR="005F58B6">
          <w:rPr>
            <w:rStyle w:val="FootnoteReference"/>
          </w:rPr>
          <w:footnoteReference w:id="1"/>
        </w:r>
      </w:ins>
      <w:ins w:id="375" w:author="William Engelke" w:date="2025-06-17T10:48:00Z" w16du:dateUtc="2025-06-17T15:48:00Z">
        <w:r w:rsidR="005F58B6">
          <w:t>)</w:t>
        </w:r>
      </w:ins>
      <w:r>
        <w:t xml:space="preserve">.  </w:t>
      </w:r>
      <w:commentRangeEnd w:id="367"/>
      <w:r w:rsidR="00602209">
        <w:rPr>
          <w:rStyle w:val="CommentReference"/>
        </w:rPr>
        <w:commentReference w:id="367"/>
      </w:r>
      <w:r>
        <w:t xml:space="preserve">In the case of a geofence, the science user should be able to draw a rectangle around desired stations on the map of active stations and the geofence is created based on that (all stations that fall within a rectangle bounded where the northwest and southeast corners are specified. If the area </w:t>
      </w:r>
      <w:proofErr w:type="gramStart"/>
      <w:r>
        <w:t>to be covered</w:t>
      </w:r>
      <w:proofErr w:type="gramEnd"/>
      <w:r>
        <w:t xml:space="preserve"> is not rectangular, the user can make multiple requests (these will show up as separate </w:t>
      </w:r>
      <w:del w:id="376" w:author="William Engelke" w:date="2025-06-17T10:22:00Z" w16du:dateUtc="2025-06-17T15:22:00Z">
        <w:r w:rsidDel="00BA280C">
          <w:delText>DR</w:delText>
        </w:r>
      </w:del>
      <w:ins w:id="377" w:author="William Engelke" w:date="2025-06-17T10:22:00Z" w16du:dateUtc="2025-06-17T15:22:00Z">
        <w:r w:rsidR="00BA280C">
          <w:t>CC</w:t>
        </w:r>
      </w:ins>
      <w:r>
        <w:t>s).</w:t>
      </w:r>
    </w:p>
    <w:p w14:paraId="2319139B" w14:textId="06DB216D" w:rsidR="00976A90" w:rsidRDefault="00976A90">
      <w:r>
        <w:t>Working with individual stations</w:t>
      </w:r>
    </w:p>
    <w:p w14:paraId="467573BF" w14:textId="2D9AA13C" w:rsidR="00976A90" w:rsidRDefault="00976A90" w:rsidP="00976A90">
      <w:pPr>
        <w:pStyle w:val="ListParagraph"/>
        <w:numPr>
          <w:ilvl w:val="0"/>
          <w:numId w:val="4"/>
        </w:numPr>
      </w:pPr>
      <w:r w:rsidRPr="002060B9">
        <w:rPr>
          <w:u w:val="single"/>
        </w:rPr>
        <w:t>Show</w:t>
      </w:r>
      <w:r>
        <w:t xml:space="preserve"> a list of eligible stations </w:t>
      </w:r>
    </w:p>
    <w:p w14:paraId="198C6E9F" w14:textId="0072A23B" w:rsidR="00976A90" w:rsidRDefault="00D62BA0">
      <w:ins w:id="378" w:author="William Engelke" w:date="2025-06-17T11:13:00Z" w16du:dateUtc="2025-06-17T16:13:00Z">
        <w:r>
          <w:rPr>
            <w:noProof/>
          </w:rPr>
          <w:lastRenderedPageBreak/>
          <w:drawing>
            <wp:anchor distT="0" distB="0" distL="114300" distR="114300" simplePos="0" relativeHeight="251667456" behindDoc="0" locked="0" layoutInCell="1" allowOverlap="1" wp14:anchorId="48C64EF5" wp14:editId="65B9749D">
              <wp:simplePos x="0" y="0"/>
              <wp:positionH relativeFrom="column">
                <wp:posOffset>209550</wp:posOffset>
              </wp:positionH>
              <wp:positionV relativeFrom="paragraph">
                <wp:posOffset>-6924675</wp:posOffset>
              </wp:positionV>
              <wp:extent cx="5858510" cy="3084830"/>
              <wp:effectExtent l="0" t="0" r="8890" b="1270"/>
              <wp:wrapTopAndBottom/>
              <wp:docPr id="173489242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92427" name="Picture 14"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58510" cy="3084830"/>
                      </a:xfrm>
                      <a:prstGeom prst="rect">
                        <a:avLst/>
                      </a:prstGeom>
                      <a:noFill/>
                    </pic:spPr>
                  </pic:pic>
                </a:graphicData>
              </a:graphic>
            </wp:anchor>
          </w:drawing>
        </w:r>
      </w:ins>
      <w:r w:rsidR="00976A90" w:rsidRPr="00976A90">
        <w:rPr>
          <w:noProof/>
        </w:rPr>
        <mc:AlternateContent>
          <mc:Choice Requires="wpg">
            <w:drawing>
              <wp:anchor distT="0" distB="0" distL="114300" distR="114300" simplePos="0" relativeHeight="251661312" behindDoc="0" locked="0" layoutInCell="1" allowOverlap="1" wp14:anchorId="609BAC55" wp14:editId="192FFFB0">
                <wp:simplePos x="0" y="0"/>
                <wp:positionH relativeFrom="column">
                  <wp:posOffset>206469</wp:posOffset>
                </wp:positionH>
                <wp:positionV relativeFrom="paragraph">
                  <wp:posOffset>-6921303</wp:posOffset>
                </wp:positionV>
                <wp:extent cx="5495926" cy="1524415"/>
                <wp:effectExtent l="0" t="0" r="0" b="0"/>
                <wp:wrapTopAndBottom/>
                <wp:docPr id="1619554622" name="Group 11"/>
                <wp:cNvGraphicFramePr/>
                <a:graphic xmlns:a="http://schemas.openxmlformats.org/drawingml/2006/main">
                  <a:graphicData uri="http://schemas.microsoft.com/office/word/2010/wordprocessingGroup">
                    <wpg:wgp>
                      <wpg:cNvGrpSpPr/>
                      <wpg:grpSpPr>
                        <a:xfrm>
                          <a:off x="0" y="0"/>
                          <a:ext cx="5495926" cy="1524415"/>
                          <a:chOff x="206469" y="108147"/>
                          <a:chExt cx="5495926" cy="1524415"/>
                        </a:xfrm>
                      </wpg:grpSpPr>
                      <wps:wsp>
                        <wps:cNvPr id="1843490799" name="TextBox 4"/>
                        <wps:cNvSpPr txBox="1"/>
                        <wps:spPr>
                          <a:xfrm>
                            <a:off x="206469" y="108147"/>
                            <a:ext cx="4345940" cy="408305"/>
                          </a:xfrm>
                          <a:prstGeom prst="rect">
                            <a:avLst/>
                          </a:prstGeom>
                          <a:noFill/>
                        </wps:spPr>
                        <wps:txbx>
                          <w:txbxContent>
                            <w:p w14:paraId="2DD76FCB" w14:textId="77777777" w:rsidR="00976A90" w:rsidRDefault="00976A90" w:rsidP="00976A90">
                              <w:pPr>
                                <w:rPr>
                                  <w:rFonts w:hAnsi="Aptos"/>
                                  <w:color w:val="000000" w:themeColor="text1"/>
                                  <w:kern w:val="24"/>
                                  <w14:ligatures w14:val="none"/>
                                </w:rPr>
                              </w:pPr>
                              <w:r>
                                <w:rPr>
                                  <w:rFonts w:hAnsi="Aptos"/>
                                  <w:color w:val="000000" w:themeColor="text1"/>
                                  <w:kern w:val="24"/>
                                </w:rPr>
                                <w:t>Click on a Station for Dynamic Request</w:t>
                              </w:r>
                            </w:p>
                          </w:txbxContent>
                        </wps:txbx>
                        <wps:bodyPr wrap="square" rtlCol="0">
                          <a:spAutoFit/>
                        </wps:bodyPr>
                      </wps:wsp>
                      <wps:wsp>
                        <wps:cNvPr id="1724520690" name="TextBox 5"/>
                        <wps:cNvSpPr txBox="1"/>
                        <wps:spPr>
                          <a:xfrm>
                            <a:off x="206470" y="589892"/>
                            <a:ext cx="5495925" cy="1042670"/>
                          </a:xfrm>
                          <a:prstGeom prst="rect">
                            <a:avLst/>
                          </a:prstGeom>
                          <a:noFill/>
                        </wps:spPr>
                        <wps:txbx>
                          <w:txbxContent>
                            <w:p w14:paraId="3CE88D0C" w14:textId="685187A3" w:rsidR="00976A90" w:rsidRDefault="00976A90" w:rsidP="00976A90">
                              <w:pPr>
                                <w:rPr>
                                  <w:rFonts w:hAnsi="Aptos"/>
                                  <w:color w:val="000000" w:themeColor="text1"/>
                                  <w:kern w:val="24"/>
                                  <w14:ligatures w14:val="none"/>
                                </w:rPr>
                              </w:pPr>
                              <w:r>
                                <w:rPr>
                                  <w:rFonts w:hAnsi="Aptos"/>
                                  <w:color w:val="000000" w:themeColor="text1"/>
                                  <w:kern w:val="24"/>
                                </w:rPr>
                                <w:t xml:space="preserve">Station      Loc. (lat, </w:t>
                              </w:r>
                              <w:proofErr w:type="gramStart"/>
                              <w:r>
                                <w:rPr>
                                  <w:rFonts w:hAnsi="Aptos"/>
                                  <w:color w:val="000000" w:themeColor="text1"/>
                                  <w:kern w:val="24"/>
                                </w:rPr>
                                <w:t xml:space="preserve">long)   </w:t>
                              </w:r>
                              <w:proofErr w:type="gramEnd"/>
                              <w:r>
                                <w:rPr>
                                  <w:rFonts w:hAnsi="Aptos"/>
                                  <w:color w:val="000000" w:themeColor="text1"/>
                                  <w:kern w:val="24"/>
                                </w:rPr>
                                <w:t xml:space="preserve">  Status                        Last Heard        </w:t>
                              </w:r>
                              <w:del w:id="379" w:author="William Engelke" w:date="2025-06-17T10:22:00Z" w16du:dateUtc="2025-06-17T15:22:00Z">
                                <w:r w:rsidDel="00BA280C">
                                  <w:rPr>
                                    <w:rFonts w:hAnsi="Aptos"/>
                                    <w:color w:val="000000" w:themeColor="text1"/>
                                    <w:kern w:val="24"/>
                                  </w:rPr>
                                  <w:delText>DR</w:delText>
                                </w:r>
                              </w:del>
                              <w:ins w:id="380" w:author="William Engelke" w:date="2025-06-17T10:22:00Z" w16du:dateUtc="2025-06-17T15:22:00Z">
                                <w:r w:rsidR="00BA280C">
                                  <w:rPr>
                                    <w:rFonts w:hAnsi="Aptos"/>
                                    <w:color w:val="000000" w:themeColor="text1"/>
                                    <w:kern w:val="24"/>
                                  </w:rPr>
                                  <w:t>CC</w:t>
                                </w:r>
                              </w:ins>
                              <w:r>
                                <w:rPr>
                                  <w:rFonts w:hAnsi="Aptos"/>
                                  <w:color w:val="000000" w:themeColor="text1"/>
                                  <w:kern w:val="24"/>
                                </w:rPr>
                                <w:t xml:space="preserve"> Active    </w:t>
                              </w:r>
                            </w:p>
                            <w:p w14:paraId="4077D815" w14:textId="77777777" w:rsidR="00976A90" w:rsidRDefault="00976A90" w:rsidP="00976A90">
                              <w:pPr>
                                <w:rPr>
                                  <w:rFonts w:hAnsi="Aptos"/>
                                  <w:color w:val="215E99" w:themeColor="text2" w:themeTint="BF"/>
                                  <w:kern w:val="24"/>
                                </w:rPr>
                              </w:pPr>
                              <w:r>
                                <w:rPr>
                                  <w:rFonts w:hAnsi="Aptos"/>
                                  <w:color w:val="215E99" w:themeColor="text2" w:themeTint="BF"/>
                                  <w:kern w:val="24"/>
                                  <w:u w:val="single"/>
                                </w:rPr>
                                <w:t xml:space="preserve">K2TWS </w:t>
                              </w:r>
                              <w:r>
                                <w:rPr>
                                  <w:rFonts w:hAnsi="Aptos"/>
                                  <w:color w:val="000000" w:themeColor="text1"/>
                                  <w:kern w:val="24"/>
                                </w:rPr>
                                <w:t xml:space="preserve">      35.43, -87.24       Online                        2025-06-15      </w:t>
                              </w:r>
                            </w:p>
                            <w:p w14:paraId="50A9657C" w14:textId="77777777" w:rsidR="00976A90" w:rsidRDefault="00976A90" w:rsidP="00976A90">
                              <w:pPr>
                                <w:rPr>
                                  <w:rFonts w:hAnsi="Aptos"/>
                                  <w:color w:val="215E99" w:themeColor="text2" w:themeTint="BF"/>
                                  <w:kern w:val="24"/>
                                </w:rPr>
                              </w:pPr>
                              <w:r>
                                <w:rPr>
                                  <w:rFonts w:hAnsi="Aptos"/>
                                  <w:color w:val="215E99" w:themeColor="text2" w:themeTint="BF"/>
                                  <w:kern w:val="24"/>
                                  <w:u w:val="single"/>
                                </w:rPr>
                                <w:t>W4ABC</w:t>
                              </w:r>
                              <w:r>
                                <w:rPr>
                                  <w:rFonts w:hAnsi="Aptos"/>
                                  <w:color w:val="000000" w:themeColor="text1"/>
                                  <w:kern w:val="24"/>
                                </w:rPr>
                                <w:t xml:space="preserve">      33.21, -88.32       Possibly Online      2025-06-10</w:t>
                              </w:r>
                            </w:p>
                          </w:txbxContent>
                        </wps:txbx>
                        <wps:bodyPr wrap="square" rtlCol="0">
                          <a:spAutoFit/>
                        </wps:bodyPr>
                      </wps:wsp>
                      <wps:wsp>
                        <wps:cNvPr id="1541950831" name="Oval 1541950831"/>
                        <wps:cNvSpPr/>
                        <wps:spPr>
                          <a:xfrm>
                            <a:off x="4483510" y="1005434"/>
                            <a:ext cx="137651" cy="127819"/>
                          </a:xfrm>
                          <a:prstGeom prst="ellipse">
                            <a:avLst/>
                          </a:prstGeom>
                          <a:solidFill>
                            <a:srgbClr val="92D050"/>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609BAC55" id="_x0000_s1030" style="position:absolute;margin-left:16.25pt;margin-top:-545pt;width:432.75pt;height:120.05pt;z-index:251661312;mso-width-relative:margin;mso-height-relative:margin" coordorigin="2064,1081" coordsize="54959,1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">
                <v:shape id="TextBox 4" o:spid="_x0000_s1031" type="#_x0000_t202" style="position:absolute;left:2064;top:1081;width:43460;height:4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" filled="f" stroked="f">
                  <v:textbox style="mso-fit-shape-to-text:t">
                    <w:txbxContent>
                      <w:p w14:paraId="2DD76FCB" w14:textId="77777777" w:rsidR="00976A90" w:rsidRDefault="00976A90" w:rsidP="00976A90">
                        <w:pPr>
                          <w:rPr>
                            <w:rFonts w:hAnsi="Aptos"/>
                            <w:color w:val="000000" w:themeColor="text1"/>
                            <w:kern w:val="24"/>
                            <w14:ligatures w14:val="none"/>
                          </w:rPr>
                        </w:pPr>
                        <w:r>
                          <w:rPr>
                            <w:rFonts w:hAnsi="Aptos"/>
                            <w:color w:val="000000" w:themeColor="text1"/>
                            <w:kern w:val="24"/>
                          </w:rPr>
                          <w:t>Click on a Station for Dynamic Request</w:t>
                        </w:r>
                      </w:p>
                    </w:txbxContent>
                  </v:textbox>
                </v:shape>
                <v:shape id="TextBox 5" o:spid="_x0000_s1032" type="#_x0000_t202" style="position:absolute;left:2064;top:5898;width:54959;height:10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" filled="f" stroked="f">
                  <v:textbox style="mso-fit-shape-to-text:t">
                    <w:txbxContent>
                      <w:p w14:paraId="3CE88D0C" w14:textId="685187A3" w:rsidR="00976A90" w:rsidRDefault="00976A90" w:rsidP="00976A90">
                        <w:pPr>
                          <w:rPr>
                            <w:rFonts w:hAnsi="Aptos"/>
                            <w:color w:val="000000" w:themeColor="text1"/>
                            <w:kern w:val="24"/>
                            <w14:ligatures w14:val="none"/>
                          </w:rPr>
                        </w:pPr>
                        <w:r>
                          <w:rPr>
                            <w:rFonts w:hAnsi="Aptos"/>
                            <w:color w:val="000000" w:themeColor="text1"/>
                            <w:kern w:val="24"/>
                          </w:rPr>
                          <w:t xml:space="preserve">Station      Loc. (lat, </w:t>
                        </w:r>
                        <w:proofErr w:type="gramStart"/>
                        <w:r>
                          <w:rPr>
                            <w:rFonts w:hAnsi="Aptos"/>
                            <w:color w:val="000000" w:themeColor="text1"/>
                            <w:kern w:val="24"/>
                          </w:rPr>
                          <w:t xml:space="preserve">long)   </w:t>
                        </w:r>
                        <w:proofErr w:type="gramEnd"/>
                        <w:r>
                          <w:rPr>
                            <w:rFonts w:hAnsi="Aptos"/>
                            <w:color w:val="000000" w:themeColor="text1"/>
                            <w:kern w:val="24"/>
                          </w:rPr>
                          <w:t xml:space="preserve">  Status                        Last Heard        </w:t>
                        </w:r>
                        <w:del w:id="381" w:author="William Engelke" w:date="2025-06-17T10:22:00Z" w16du:dateUtc="2025-06-17T15:22:00Z">
                          <w:r w:rsidDel="00BA280C">
                            <w:rPr>
                              <w:rFonts w:hAnsi="Aptos"/>
                              <w:color w:val="000000" w:themeColor="text1"/>
                              <w:kern w:val="24"/>
                            </w:rPr>
                            <w:delText>DR</w:delText>
                          </w:r>
                        </w:del>
                        <w:ins w:id="382" w:author="William Engelke" w:date="2025-06-17T10:22:00Z" w16du:dateUtc="2025-06-17T15:22:00Z">
                          <w:r w:rsidR="00BA280C">
                            <w:rPr>
                              <w:rFonts w:hAnsi="Aptos"/>
                              <w:color w:val="000000" w:themeColor="text1"/>
                              <w:kern w:val="24"/>
                            </w:rPr>
                            <w:t>CC</w:t>
                          </w:r>
                        </w:ins>
                        <w:r>
                          <w:rPr>
                            <w:rFonts w:hAnsi="Aptos"/>
                            <w:color w:val="000000" w:themeColor="text1"/>
                            <w:kern w:val="24"/>
                          </w:rPr>
                          <w:t xml:space="preserve"> Active    </w:t>
                        </w:r>
                      </w:p>
                      <w:p w14:paraId="4077D815" w14:textId="77777777" w:rsidR="00976A90" w:rsidRDefault="00976A90" w:rsidP="00976A90">
                        <w:pPr>
                          <w:rPr>
                            <w:rFonts w:hAnsi="Aptos"/>
                            <w:color w:val="215E99" w:themeColor="text2" w:themeTint="BF"/>
                            <w:kern w:val="24"/>
                          </w:rPr>
                        </w:pPr>
                        <w:r>
                          <w:rPr>
                            <w:rFonts w:hAnsi="Aptos"/>
                            <w:color w:val="215E99" w:themeColor="text2" w:themeTint="BF"/>
                            <w:kern w:val="24"/>
                            <w:u w:val="single"/>
                          </w:rPr>
                          <w:t xml:space="preserve">K2TWS </w:t>
                        </w:r>
                        <w:r>
                          <w:rPr>
                            <w:rFonts w:hAnsi="Aptos"/>
                            <w:color w:val="000000" w:themeColor="text1"/>
                            <w:kern w:val="24"/>
                          </w:rPr>
                          <w:t xml:space="preserve">      35.43, -87.24       Online                        2025-06-15      </w:t>
                        </w:r>
                      </w:p>
                      <w:p w14:paraId="50A9657C" w14:textId="77777777" w:rsidR="00976A90" w:rsidRDefault="00976A90" w:rsidP="00976A90">
                        <w:pPr>
                          <w:rPr>
                            <w:rFonts w:hAnsi="Aptos"/>
                            <w:color w:val="215E99" w:themeColor="text2" w:themeTint="BF"/>
                            <w:kern w:val="24"/>
                          </w:rPr>
                        </w:pPr>
                        <w:r>
                          <w:rPr>
                            <w:rFonts w:hAnsi="Aptos"/>
                            <w:color w:val="215E99" w:themeColor="text2" w:themeTint="BF"/>
                            <w:kern w:val="24"/>
                            <w:u w:val="single"/>
                          </w:rPr>
                          <w:t>W4ABC</w:t>
                        </w:r>
                        <w:r>
                          <w:rPr>
                            <w:rFonts w:hAnsi="Aptos"/>
                            <w:color w:val="000000" w:themeColor="text1"/>
                            <w:kern w:val="24"/>
                          </w:rPr>
                          <w:t xml:space="preserve">      33.21, -88.32       Possibly Online      2025-06-10</w:t>
                        </w:r>
                      </w:p>
                    </w:txbxContent>
                  </v:textbox>
                </v:shape>
                <v:oval id="Oval 1541950831" o:spid="_x0000_s1033" style="position:absolute;left:44835;top:10054;width:1376;height:12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" fillcolor="#92d050" strokecolor="#030e13 [484]" strokeweight="1pt">
                  <v:stroke joinstyle="miter"/>
                </v:oval>
                <w10:wrap type="topAndBottom"/>
              </v:group>
            </w:pict>
          </mc:Fallback>
        </mc:AlternateContent>
      </w:r>
    </w:p>
    <w:p w14:paraId="08EE7F93" w14:textId="14E14BA0" w:rsidR="00976A90" w:rsidRDefault="002060B9" w:rsidP="002060B9">
      <w:pPr>
        <w:pStyle w:val="ListParagraph"/>
        <w:numPr>
          <w:ilvl w:val="0"/>
          <w:numId w:val="4"/>
        </w:numPr>
      </w:pPr>
      <w:r w:rsidRPr="002060B9">
        <w:rPr>
          <w:u w:val="single"/>
        </w:rPr>
        <w:t>Edit.</w:t>
      </w:r>
      <w:r>
        <w:t xml:space="preserve"> </w:t>
      </w:r>
      <w:r w:rsidR="00976A90">
        <w:t>Station names (underlined) are links. Clicking on a link takes user to a screen like this:</w:t>
      </w:r>
    </w:p>
    <w:p w14:paraId="1C744A4A" w14:textId="7268FE47" w:rsidR="00976A90" w:rsidRDefault="002060B9">
      <w:r>
        <w:rPr>
          <w:noProof/>
        </w:rPr>
        <w:drawing>
          <wp:anchor distT="0" distB="0" distL="114300" distR="114300" simplePos="0" relativeHeight="251662336" behindDoc="0" locked="0" layoutInCell="1" allowOverlap="1" wp14:anchorId="2A93F842" wp14:editId="1EBE5E5A">
            <wp:simplePos x="0" y="0"/>
            <wp:positionH relativeFrom="column">
              <wp:posOffset>0</wp:posOffset>
            </wp:positionH>
            <wp:positionV relativeFrom="paragraph">
              <wp:posOffset>-1905</wp:posOffset>
            </wp:positionV>
            <wp:extent cx="5858510" cy="2524125"/>
            <wp:effectExtent l="0" t="0" r="8890" b="9525"/>
            <wp:wrapTopAndBottom/>
            <wp:docPr id="164656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58510" cy="2524125"/>
                    </a:xfrm>
                    <a:prstGeom prst="rect">
                      <a:avLst/>
                    </a:prstGeom>
                    <a:noFill/>
                  </pic:spPr>
                </pic:pic>
              </a:graphicData>
            </a:graphic>
          </wp:anchor>
        </w:drawing>
      </w:r>
    </w:p>
    <w:p w14:paraId="73E8EF60" w14:textId="2DC24AF0" w:rsidR="00976A90" w:rsidRDefault="002060B9">
      <w:r>
        <w:t xml:space="preserve">The screen shows any active </w:t>
      </w:r>
      <w:del w:id="383" w:author="William Engelke" w:date="2025-06-17T10:22:00Z" w16du:dateUtc="2025-06-17T15:22:00Z">
        <w:r w:rsidDel="00BA280C">
          <w:delText>DR</w:delText>
        </w:r>
      </w:del>
      <w:ins w:id="384" w:author="William Engelke" w:date="2025-06-17T10:22:00Z" w16du:dateUtc="2025-06-17T15:22:00Z">
        <w:r w:rsidR="00BA280C">
          <w:t>CC</w:t>
        </w:r>
      </w:ins>
      <w:r>
        <w:t xml:space="preserve">s, with the </w:t>
      </w:r>
      <w:proofErr w:type="gramStart"/>
      <w:r>
        <w:t>option  to</w:t>
      </w:r>
      <w:proofErr w:type="gramEnd"/>
      <w:r>
        <w:t xml:space="preserve"> cancel (kill) active ones. (This may be limited to the science user who created them, with science superuser able to kill any request.</w:t>
      </w:r>
      <w:ins w:id="385" w:author="William Engelke" w:date="2025-06-17T11:14:00Z" w16du:dateUtc="2025-06-17T16:14:00Z">
        <w:r w:rsidR="00D62BA0">
          <w:t>)</w:t>
        </w:r>
      </w:ins>
      <w:r>
        <w:t xml:space="preserve">  Canceled requests will instruct the station to halt that data collection upon </w:t>
      </w:r>
      <w:proofErr w:type="gramStart"/>
      <w:r>
        <w:t>next</w:t>
      </w:r>
      <w:proofErr w:type="gramEnd"/>
      <w:r>
        <w:t xml:space="preserve"> check-in (heartbeat) and upload what has been collected so far.</w:t>
      </w:r>
    </w:p>
    <w:p w14:paraId="17D39B34" w14:textId="536F4E29" w:rsidR="002060B9" w:rsidRDefault="002060B9" w:rsidP="002060B9">
      <w:pPr>
        <w:pStyle w:val="ListParagraph"/>
        <w:numPr>
          <w:ilvl w:val="0"/>
          <w:numId w:val="4"/>
        </w:numPr>
      </w:pPr>
      <w:r w:rsidRPr="002060B9">
        <w:rPr>
          <w:u w:val="single"/>
        </w:rPr>
        <w:t>Create</w:t>
      </w:r>
      <w:r>
        <w:t xml:space="preserve">. To create a new </w:t>
      </w:r>
      <w:del w:id="386" w:author="William Engelke" w:date="2025-06-17T10:22:00Z" w16du:dateUtc="2025-06-17T15:22:00Z">
        <w:r w:rsidDel="00BA280C">
          <w:delText>DR</w:delText>
        </w:r>
      </w:del>
      <w:ins w:id="387" w:author="William Engelke" w:date="2025-06-17T10:22:00Z" w16du:dateUtc="2025-06-17T15:22:00Z">
        <w:r w:rsidR="00BA280C">
          <w:t>CC</w:t>
        </w:r>
      </w:ins>
      <w:r>
        <w:t>, click the Create button, and get a screen like this:</w:t>
      </w:r>
    </w:p>
    <w:p w14:paraId="712C8B43" w14:textId="77777777" w:rsidR="002060B9" w:rsidRDefault="002060B9" w:rsidP="002060B9">
      <w:pPr>
        <w:pStyle w:val="ListParagraph"/>
        <w:rPr>
          <w:u w:val="single"/>
        </w:rPr>
      </w:pPr>
    </w:p>
    <w:p w14:paraId="51B409E5" w14:textId="3F002652" w:rsidR="002060B9" w:rsidRDefault="00502D0A" w:rsidP="002060B9">
      <w:pPr>
        <w:pStyle w:val="ListParagraph"/>
      </w:pPr>
      <w:r w:rsidRPr="00502D0A">
        <w:rPr>
          <w:noProof/>
        </w:rPr>
        <w:lastRenderedPageBreak/>
        <mc:AlternateContent>
          <mc:Choice Requires="wpg">
            <w:drawing>
              <wp:anchor distT="0" distB="0" distL="114300" distR="114300" simplePos="0" relativeHeight="251664384" behindDoc="0" locked="0" layoutInCell="1" allowOverlap="1" wp14:anchorId="2B2C3762" wp14:editId="7594AC54">
                <wp:simplePos x="0" y="0"/>
                <wp:positionH relativeFrom="column">
                  <wp:posOffset>0</wp:posOffset>
                </wp:positionH>
                <wp:positionV relativeFrom="paragraph">
                  <wp:posOffset>3175</wp:posOffset>
                </wp:positionV>
                <wp:extent cx="5840361" cy="2507166"/>
                <wp:effectExtent l="0" t="0" r="27305" b="26670"/>
                <wp:wrapSquare wrapText="bothSides"/>
                <wp:docPr id="8" name="Group 7">
                  <a:extLst xmlns:a="http://schemas.openxmlformats.org/drawingml/2006/main">
                    <a:ext uri="{FF2B5EF4-FFF2-40B4-BE49-F238E27FC236}">
                      <a16:creationId xmlns:a16="http://schemas.microsoft.com/office/drawing/2014/main" id="{B9D46203-1575-A32F-D994-3EE79BDE56B7}"/>
                    </a:ext>
                  </a:extLst>
                </wp:docPr>
                <wp:cNvGraphicFramePr/>
                <a:graphic xmlns:a="http://schemas.openxmlformats.org/drawingml/2006/main">
                  <a:graphicData uri="http://schemas.microsoft.com/office/word/2010/wordprocessingGroup">
                    <wpg:wgp>
                      <wpg:cNvGrpSpPr/>
                      <wpg:grpSpPr>
                        <a:xfrm>
                          <a:off x="0" y="0"/>
                          <a:ext cx="5840361" cy="2507166"/>
                          <a:chOff x="0" y="0"/>
                          <a:chExt cx="5840361" cy="2507166"/>
                        </a:xfrm>
                      </wpg:grpSpPr>
                      <wps:wsp>
                        <wps:cNvPr id="408951199" name="Rectangle 408951199">
                          <a:extLst>
                            <a:ext uri="{FF2B5EF4-FFF2-40B4-BE49-F238E27FC236}">
                              <a16:creationId xmlns:a16="http://schemas.microsoft.com/office/drawing/2014/main" id="{90C75976-8215-B738-FA55-1F533C291F2F}"/>
                            </a:ext>
                          </a:extLst>
                        </wps:cNvPr>
                        <wps:cNvSpPr/>
                        <wps:spPr>
                          <a:xfrm>
                            <a:off x="0" y="0"/>
                            <a:ext cx="5840361" cy="250716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5702744" name="TextBox 4">
                          <a:extLst>
                            <a:ext uri="{FF2B5EF4-FFF2-40B4-BE49-F238E27FC236}">
                              <a16:creationId xmlns:a16="http://schemas.microsoft.com/office/drawing/2014/main" id="{FAFF44CC-8238-8222-DCA9-D7586A430557}"/>
                            </a:ext>
                          </a:extLst>
                        </wps:cNvPr>
                        <wps:cNvSpPr txBox="1"/>
                        <wps:spPr>
                          <a:xfrm>
                            <a:off x="206469" y="108147"/>
                            <a:ext cx="4345940" cy="725805"/>
                          </a:xfrm>
                          <a:prstGeom prst="rect">
                            <a:avLst/>
                          </a:prstGeom>
                          <a:noFill/>
                        </wps:spPr>
                        <wps:txbx>
                          <w:txbxContent>
                            <w:p w14:paraId="64CFB3BE" w14:textId="77777777" w:rsidR="00502D0A" w:rsidRDefault="00502D0A" w:rsidP="00502D0A">
                              <w:pPr>
                                <w:rPr>
                                  <w:rFonts w:hAnsi="Aptos"/>
                                  <w:color w:val="000000" w:themeColor="text1"/>
                                  <w:kern w:val="24"/>
                                  <w14:ligatures w14:val="none"/>
                                </w:rPr>
                              </w:pPr>
                              <w:r>
                                <w:rPr>
                                  <w:rFonts w:hAnsi="Aptos"/>
                                  <w:color w:val="000000" w:themeColor="text1"/>
                                  <w:kern w:val="24"/>
                                </w:rPr>
                                <w:t>Create Station Dynamic Request</w:t>
                              </w:r>
                            </w:p>
                            <w:p w14:paraId="0F2F7956" w14:textId="77777777" w:rsidR="00502D0A" w:rsidRDefault="00502D0A" w:rsidP="00502D0A">
                              <w:pPr>
                                <w:rPr>
                                  <w:rFonts w:hAnsi="Aptos"/>
                                  <w:color w:val="000000" w:themeColor="text1"/>
                                  <w:kern w:val="24"/>
                                </w:rPr>
                              </w:pPr>
                              <w:r>
                                <w:rPr>
                                  <w:rFonts w:hAnsi="Aptos"/>
                                  <w:color w:val="000000" w:themeColor="text1"/>
                                  <w:kern w:val="24"/>
                                </w:rPr>
                                <w:t>K2TWS</w:t>
                              </w:r>
                            </w:p>
                          </w:txbxContent>
                        </wps:txbx>
                        <wps:bodyPr wrap="square" rtlCol="0">
                          <a:spAutoFit/>
                        </wps:bodyPr>
                      </wps:wsp>
                      <wps:wsp>
                        <wps:cNvPr id="156710071" name="TextBox 5">
                          <a:extLst>
                            <a:ext uri="{FF2B5EF4-FFF2-40B4-BE49-F238E27FC236}">
                              <a16:creationId xmlns:a16="http://schemas.microsoft.com/office/drawing/2014/main" id="{2119FFC1-EFCA-4836-3BDF-BBF000398C69}"/>
                            </a:ext>
                          </a:extLst>
                        </wps:cNvPr>
                        <wps:cNvSpPr txBox="1"/>
                        <wps:spPr>
                          <a:xfrm>
                            <a:off x="80977" y="976512"/>
                            <a:ext cx="5495925" cy="654050"/>
                          </a:xfrm>
                          <a:prstGeom prst="rect">
                            <a:avLst/>
                          </a:prstGeom>
                          <a:noFill/>
                        </wps:spPr>
                        <wps:txbx>
                          <w:txbxContent>
                            <w:p w14:paraId="2B4E8EA4" w14:textId="77777777" w:rsidR="00502D0A" w:rsidRDefault="00502D0A" w:rsidP="00502D0A">
                              <w:pPr>
                                <w:rPr>
                                  <w:rFonts w:hAnsi="Aptos"/>
                                  <w:color w:val="000000" w:themeColor="text1"/>
                                  <w:kern w:val="24"/>
                                  <w:sz w:val="20"/>
                                  <w:szCs w:val="20"/>
                                  <w14:ligatures w14:val="none"/>
                                </w:rPr>
                              </w:pPr>
                              <w:r>
                                <w:rPr>
                                  <w:rFonts w:hAnsi="Aptos"/>
                                  <w:color w:val="000000" w:themeColor="text1"/>
                                  <w:kern w:val="24"/>
                                  <w:sz w:val="20"/>
                                  <w:szCs w:val="20"/>
                                </w:rPr>
                                <w:t>Start DT                        End DT                        Center Freq. (</w:t>
                              </w:r>
                              <w:proofErr w:type="gramStart"/>
                              <w:r>
                                <w:rPr>
                                  <w:rFonts w:hAnsi="Aptos"/>
                                  <w:color w:val="000000" w:themeColor="text1"/>
                                  <w:kern w:val="24"/>
                                  <w:sz w:val="20"/>
                                  <w:szCs w:val="20"/>
                                </w:rPr>
                                <w:t xml:space="preserve">MHz)   </w:t>
                              </w:r>
                              <w:proofErr w:type="gramEnd"/>
                              <w:r>
                                <w:rPr>
                                  <w:rFonts w:hAnsi="Aptos"/>
                                  <w:color w:val="000000" w:themeColor="text1"/>
                                  <w:kern w:val="24"/>
                                  <w:sz w:val="20"/>
                                  <w:szCs w:val="20"/>
                                </w:rPr>
                                <w:t xml:space="preserve">      Bandwidth (kHz) </w:t>
                              </w:r>
                            </w:p>
                            <w:p w14:paraId="7FC2FE78" w14:textId="77777777" w:rsidR="00502D0A" w:rsidRDefault="00502D0A" w:rsidP="00502D0A">
                              <w:pPr>
                                <w:rPr>
                                  <w:rFonts w:hAnsi="Aptos"/>
                                  <w:color w:val="000000" w:themeColor="text1"/>
                                  <w:kern w:val="24"/>
                                  <w:sz w:val="20"/>
                                  <w:szCs w:val="20"/>
                                </w:rPr>
                              </w:pPr>
                              <w:r>
                                <w:rPr>
                                  <w:rFonts w:hAnsi="Aptos"/>
                                  <w:color w:val="000000" w:themeColor="text1"/>
                                  <w:kern w:val="24"/>
                                  <w:sz w:val="20"/>
                                  <w:szCs w:val="20"/>
                                </w:rPr>
                                <w:t>______________       _______________            ___________                             _________</w:t>
                              </w:r>
                            </w:p>
                          </w:txbxContent>
                        </wps:txbx>
                        <wps:bodyPr wrap="square" rtlCol="0">
                          <a:spAutoFit/>
                        </wps:bodyPr>
                      </wps:wsp>
                      <wps:wsp>
                        <wps:cNvPr id="1482902085" name="TextBox 2">
                          <a:extLst>
                            <a:ext uri="{FF2B5EF4-FFF2-40B4-BE49-F238E27FC236}">
                              <a16:creationId xmlns:a16="http://schemas.microsoft.com/office/drawing/2014/main" id="{16CA6FEA-9B1C-4C3A-C533-D0324DB99C47}"/>
                            </a:ext>
                          </a:extLst>
                        </wps:cNvPr>
                        <wps:cNvSpPr txBox="1"/>
                        <wps:spPr>
                          <a:xfrm>
                            <a:off x="80977" y="1878598"/>
                            <a:ext cx="559435" cy="336550"/>
                          </a:xfrm>
                          <a:prstGeom prst="rect">
                            <a:avLst/>
                          </a:prstGeom>
                          <a:noFill/>
                          <a:ln>
                            <a:solidFill>
                              <a:schemeClr val="tx1"/>
                            </a:solidFill>
                          </a:ln>
                        </wps:spPr>
                        <wps:txbx>
                          <w:txbxContent>
                            <w:p w14:paraId="76A93A13" w14:textId="77777777" w:rsidR="00502D0A" w:rsidRDefault="00502D0A" w:rsidP="00502D0A">
                              <w:pPr>
                                <w:rPr>
                                  <w:rFonts w:hAnsi="Aptos"/>
                                  <w:color w:val="000000" w:themeColor="text1"/>
                                  <w:kern w:val="24"/>
                                  <w:sz w:val="16"/>
                                  <w:szCs w:val="16"/>
                                  <w14:ligatures w14:val="none"/>
                                </w:rPr>
                              </w:pPr>
                              <w:r>
                                <w:rPr>
                                  <w:rFonts w:hAnsi="Aptos"/>
                                  <w:color w:val="000000" w:themeColor="text1"/>
                                  <w:kern w:val="24"/>
                                  <w:sz w:val="16"/>
                                  <w:szCs w:val="16"/>
                                </w:rPr>
                                <w:t>Create</w:t>
                              </w:r>
                            </w:p>
                          </w:txbxContent>
                        </wps:txbx>
                        <wps:bodyPr wrap="square" rtlCol="0">
                          <a:spAutoFit/>
                        </wps:bodyPr>
                      </wps:wsp>
                    </wpg:wgp>
                  </a:graphicData>
                </a:graphic>
              </wp:anchor>
            </w:drawing>
          </mc:Choice>
          <mc:Fallback>
            <w:pict>
              <v:group w14:anchorId="2B2C3762" id="Group 7" o:spid="_x0000_s1034" style="position:absolute;left:0;text-align:left;margin-left:0;margin-top:.25pt;width:459.85pt;height:197.4pt;z-index:251664384" coordsize="58403,25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">
                <v:rect id="Rectangle 408951199" o:spid="_x0000_s1035" style="position:absolute;width:58403;height:250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" fillcolor="white [3212]" strokecolor="#030e13 [484]" strokeweight="1pt"/>
                <v:shape id="TextBox 4" o:spid="_x0000_s1036" type="#_x0000_t202" style="position:absolute;left:2064;top:1081;width:43460;height:7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" filled="f" stroked="f">
                  <v:textbox style="mso-fit-shape-to-text:t">
                    <w:txbxContent>
                      <w:p w14:paraId="64CFB3BE" w14:textId="77777777" w:rsidR="00502D0A" w:rsidRDefault="00502D0A" w:rsidP="00502D0A">
                        <w:pPr>
                          <w:rPr>
                            <w:rFonts w:hAnsi="Aptos"/>
                            <w:color w:val="000000" w:themeColor="text1"/>
                            <w:kern w:val="24"/>
                            <w14:ligatures w14:val="none"/>
                          </w:rPr>
                        </w:pPr>
                        <w:r>
                          <w:rPr>
                            <w:rFonts w:hAnsi="Aptos"/>
                            <w:color w:val="000000" w:themeColor="text1"/>
                            <w:kern w:val="24"/>
                          </w:rPr>
                          <w:t>Create Station Dynamic Request</w:t>
                        </w:r>
                      </w:p>
                      <w:p w14:paraId="0F2F7956" w14:textId="77777777" w:rsidR="00502D0A" w:rsidRDefault="00502D0A" w:rsidP="00502D0A">
                        <w:pPr>
                          <w:rPr>
                            <w:rFonts w:hAnsi="Aptos"/>
                            <w:color w:val="000000" w:themeColor="text1"/>
                            <w:kern w:val="24"/>
                          </w:rPr>
                        </w:pPr>
                        <w:r>
                          <w:rPr>
                            <w:rFonts w:hAnsi="Aptos"/>
                            <w:color w:val="000000" w:themeColor="text1"/>
                            <w:kern w:val="24"/>
                          </w:rPr>
                          <w:t>K2TWS</w:t>
                        </w:r>
                      </w:p>
                    </w:txbxContent>
                  </v:textbox>
                </v:shape>
                <v:shape id="TextBox 5" o:spid="_x0000_s1037" type="#_x0000_t202" style="position:absolute;left:809;top:9765;width:54960;height:6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" filled="f" stroked="f">
                  <v:textbox style="mso-fit-shape-to-text:t">
                    <w:txbxContent>
                      <w:p w14:paraId="2B4E8EA4" w14:textId="77777777" w:rsidR="00502D0A" w:rsidRDefault="00502D0A" w:rsidP="00502D0A">
                        <w:pPr>
                          <w:rPr>
                            <w:rFonts w:hAnsi="Aptos"/>
                            <w:color w:val="000000" w:themeColor="text1"/>
                            <w:kern w:val="24"/>
                            <w:sz w:val="20"/>
                            <w:szCs w:val="20"/>
                            <w14:ligatures w14:val="none"/>
                          </w:rPr>
                        </w:pPr>
                        <w:r>
                          <w:rPr>
                            <w:rFonts w:hAnsi="Aptos"/>
                            <w:color w:val="000000" w:themeColor="text1"/>
                            <w:kern w:val="24"/>
                            <w:sz w:val="20"/>
                            <w:szCs w:val="20"/>
                          </w:rPr>
                          <w:t>Start DT                        End DT                        Center Freq. (</w:t>
                        </w:r>
                        <w:proofErr w:type="gramStart"/>
                        <w:r>
                          <w:rPr>
                            <w:rFonts w:hAnsi="Aptos"/>
                            <w:color w:val="000000" w:themeColor="text1"/>
                            <w:kern w:val="24"/>
                            <w:sz w:val="20"/>
                            <w:szCs w:val="20"/>
                          </w:rPr>
                          <w:t xml:space="preserve">MHz)   </w:t>
                        </w:r>
                        <w:proofErr w:type="gramEnd"/>
                        <w:r>
                          <w:rPr>
                            <w:rFonts w:hAnsi="Aptos"/>
                            <w:color w:val="000000" w:themeColor="text1"/>
                            <w:kern w:val="24"/>
                            <w:sz w:val="20"/>
                            <w:szCs w:val="20"/>
                          </w:rPr>
                          <w:t xml:space="preserve">      Bandwidth (kHz) </w:t>
                        </w:r>
                      </w:p>
                      <w:p w14:paraId="7FC2FE78" w14:textId="77777777" w:rsidR="00502D0A" w:rsidRDefault="00502D0A" w:rsidP="00502D0A">
                        <w:pPr>
                          <w:rPr>
                            <w:rFonts w:hAnsi="Aptos"/>
                            <w:color w:val="000000" w:themeColor="text1"/>
                            <w:kern w:val="24"/>
                            <w:sz w:val="20"/>
                            <w:szCs w:val="20"/>
                          </w:rPr>
                        </w:pPr>
                        <w:r>
                          <w:rPr>
                            <w:rFonts w:hAnsi="Aptos"/>
                            <w:color w:val="000000" w:themeColor="text1"/>
                            <w:kern w:val="24"/>
                            <w:sz w:val="20"/>
                            <w:szCs w:val="20"/>
                          </w:rPr>
                          <w:t>______________       _______________            ___________                             _________</w:t>
                        </w:r>
                      </w:p>
                    </w:txbxContent>
                  </v:textbox>
                </v:shape>
                <v:shape id="TextBox 2" o:spid="_x0000_s1038" type="#_x0000_t202" style="position:absolute;left:809;top:18785;width:5595;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" filled="f" strokecolor="black [3213]">
                  <v:textbox style="mso-fit-shape-to-text:t">
                    <w:txbxContent>
                      <w:p w14:paraId="76A93A13" w14:textId="77777777" w:rsidR="00502D0A" w:rsidRDefault="00502D0A" w:rsidP="00502D0A">
                        <w:pPr>
                          <w:rPr>
                            <w:rFonts w:hAnsi="Aptos"/>
                            <w:color w:val="000000" w:themeColor="text1"/>
                            <w:kern w:val="24"/>
                            <w:sz w:val="16"/>
                            <w:szCs w:val="16"/>
                            <w14:ligatures w14:val="none"/>
                          </w:rPr>
                        </w:pPr>
                        <w:r>
                          <w:rPr>
                            <w:rFonts w:hAnsi="Aptos"/>
                            <w:color w:val="000000" w:themeColor="text1"/>
                            <w:kern w:val="24"/>
                            <w:sz w:val="16"/>
                            <w:szCs w:val="16"/>
                          </w:rPr>
                          <w:t>Create</w:t>
                        </w:r>
                      </w:p>
                    </w:txbxContent>
                  </v:textbox>
                </v:shape>
                <w10:wrap type="square"/>
              </v:group>
            </w:pict>
          </mc:Fallback>
        </mc:AlternateContent>
      </w:r>
      <w:r>
        <w:t xml:space="preserve">The system will check for valid datetime (YYYY-mm-dd HH:MM), verify the datetime is in the future and End DT is greater than Start DT.  </w:t>
      </w:r>
      <w:proofErr w:type="gramStart"/>
      <w:r>
        <w:t>System</w:t>
      </w:r>
      <w:proofErr w:type="gramEnd"/>
      <w:r>
        <w:t xml:space="preserve"> will check that Center frequency is one </w:t>
      </w:r>
      <w:proofErr w:type="gramStart"/>
      <w:r>
        <w:t>the instrument</w:t>
      </w:r>
      <w:proofErr w:type="gramEnd"/>
      <w:r>
        <w:t xml:space="preserve"> can </w:t>
      </w:r>
      <w:proofErr w:type="gramStart"/>
      <w:r>
        <w:t>achieve;</w:t>
      </w:r>
      <w:proofErr w:type="gramEnd"/>
      <w:r>
        <w:t xml:space="preserve"> similarly with Bandwidth.</w:t>
      </w:r>
    </w:p>
    <w:p w14:paraId="04928809" w14:textId="77777777" w:rsidR="00976A90" w:rsidRDefault="00976A90"/>
    <w:p w14:paraId="1AA4AAAC" w14:textId="77777777" w:rsidR="00502D0A" w:rsidRDefault="00502D0A"/>
    <w:p w14:paraId="401690DD" w14:textId="228627BA" w:rsidR="00976A90" w:rsidRDefault="00976A90">
      <w:r>
        <w:t>Heartbeats</w:t>
      </w:r>
    </w:p>
    <w:p w14:paraId="7AE57D42" w14:textId="70164A8A" w:rsidR="00976A90" w:rsidRDefault="00502D0A">
      <w:r>
        <w:t xml:space="preserve">Stations that have </w:t>
      </w:r>
      <w:proofErr w:type="gramStart"/>
      <w:r>
        <w:t>ability</w:t>
      </w:r>
      <w:proofErr w:type="gramEnd"/>
      <w:r>
        <w:t xml:space="preserve"> to accept a </w:t>
      </w:r>
      <w:del w:id="388" w:author="William Engelke" w:date="2025-06-17T10:22:00Z" w16du:dateUtc="2025-06-17T15:22:00Z">
        <w:r w:rsidDel="00BA280C">
          <w:delText>DR</w:delText>
        </w:r>
      </w:del>
      <w:ins w:id="389" w:author="William Engelke" w:date="2025-06-17T10:22:00Z" w16du:dateUtc="2025-06-17T15:22:00Z">
        <w:r w:rsidR="00BA280C">
          <w:t>CC</w:t>
        </w:r>
      </w:ins>
      <w:r>
        <w:t xml:space="preserve"> will send a heartbeat to the PSWS at intervals</w:t>
      </w:r>
      <w:r w:rsidR="00F24B67">
        <w:t>. Processing these is the Heartbeat API</w:t>
      </w:r>
    </w:p>
    <w:p w14:paraId="2F25685D" w14:textId="2236938F" w:rsidR="00F24B67" w:rsidRDefault="00F24B67" w:rsidP="00F24B67">
      <w:pPr>
        <w:pStyle w:val="ListParagraph"/>
        <w:numPr>
          <w:ilvl w:val="0"/>
          <w:numId w:val="5"/>
        </w:numPr>
      </w:pPr>
      <w:r>
        <w:t xml:space="preserve">If there is no new </w:t>
      </w:r>
      <w:del w:id="390" w:author="William Engelke" w:date="2025-06-17T10:22:00Z" w16du:dateUtc="2025-06-17T15:22:00Z">
        <w:r w:rsidDel="00BA280C">
          <w:delText>DR</w:delText>
        </w:r>
      </w:del>
      <w:ins w:id="391" w:author="William Engelke" w:date="2025-06-17T10:22:00Z" w16du:dateUtc="2025-06-17T15:22:00Z">
        <w:r w:rsidR="00BA280C">
          <w:t>CC</w:t>
        </w:r>
      </w:ins>
      <w:r>
        <w:t xml:space="preserve"> for this station, PSWS updates the Last Heard field in the station table (instrument table?)</w:t>
      </w:r>
    </w:p>
    <w:p w14:paraId="67D34903" w14:textId="0EEC4572" w:rsidR="00F24B67" w:rsidRDefault="00F24B67" w:rsidP="00F24B67">
      <w:pPr>
        <w:pStyle w:val="ListParagraph"/>
        <w:numPr>
          <w:ilvl w:val="0"/>
          <w:numId w:val="5"/>
        </w:numPr>
      </w:pPr>
      <w:r>
        <w:t xml:space="preserve">If there is a new </w:t>
      </w:r>
      <w:del w:id="392" w:author="William Engelke" w:date="2025-06-17T10:22:00Z" w16du:dateUtc="2025-06-17T15:22:00Z">
        <w:r w:rsidDel="00BA280C">
          <w:delText>DR</w:delText>
        </w:r>
      </w:del>
      <w:ins w:id="393" w:author="William Engelke" w:date="2025-06-17T10:22:00Z" w16du:dateUtc="2025-06-17T15:22:00Z">
        <w:r w:rsidR="00BA280C">
          <w:t>CC</w:t>
        </w:r>
      </w:ins>
      <w:r>
        <w:t xml:space="preserve"> for this station, PSWS sends a job package to the station</w:t>
      </w:r>
      <w:ins w:id="394" w:author="William Engelke" w:date="2025-06-17T11:15:00Z" w16du:dateUtc="2025-06-17T16:15:00Z">
        <w:r w:rsidR="00D62BA0">
          <w:t xml:space="preserve"> as a reply to that station’s next heartbeat</w:t>
        </w:r>
      </w:ins>
      <w:del w:id="395" w:author="William Engelke" w:date="2025-06-17T11:15:00Z" w16du:dateUtc="2025-06-17T16:15:00Z">
        <w:r w:rsidDel="00D62BA0">
          <w:delText>.</w:delText>
        </w:r>
      </w:del>
    </w:p>
    <w:p w14:paraId="1AC0D580" w14:textId="67DE2E78" w:rsidR="00F24B67" w:rsidRDefault="00F24B67" w:rsidP="00F24B67">
      <w:pPr>
        <w:pStyle w:val="ListParagraph"/>
        <w:numPr>
          <w:ilvl w:val="0"/>
          <w:numId w:val="5"/>
        </w:numPr>
      </w:pPr>
      <w:r>
        <w:t xml:space="preserve">If there is a cancellation of an existing </w:t>
      </w:r>
      <w:del w:id="396" w:author="William Engelke" w:date="2025-06-17T10:22:00Z" w16du:dateUtc="2025-06-17T15:22:00Z">
        <w:r w:rsidDel="00BA280C">
          <w:delText>DR</w:delText>
        </w:r>
      </w:del>
      <w:ins w:id="397" w:author="William Engelke" w:date="2025-06-17T10:22:00Z" w16du:dateUtc="2025-06-17T15:22:00Z">
        <w:r w:rsidR="00BA280C">
          <w:t>CC</w:t>
        </w:r>
      </w:ins>
      <w:r>
        <w:t>, PSWS sends a job cancel message to that station</w:t>
      </w:r>
      <w:ins w:id="398" w:author="William Engelke" w:date="2025-06-17T11:15:00Z" w16du:dateUtc="2025-06-17T16:15:00Z">
        <w:r w:rsidR="00D62BA0">
          <w:t xml:space="preserve"> as a reply to that station’s next heartbeat</w:t>
        </w:r>
      </w:ins>
      <w:del w:id="399" w:author="William Engelke" w:date="2025-06-17T11:15:00Z" w16du:dateUtc="2025-06-17T16:15:00Z">
        <w:r w:rsidDel="00D62BA0">
          <w:delText>.</w:delText>
        </w:r>
      </w:del>
    </w:p>
    <w:p w14:paraId="540E4253" w14:textId="0B4189C9" w:rsidR="00F24B67" w:rsidRDefault="00F24B67" w:rsidP="00F24B67">
      <w:pPr>
        <w:pStyle w:val="ListParagraph"/>
        <w:numPr>
          <w:ilvl w:val="0"/>
          <w:numId w:val="5"/>
        </w:numPr>
      </w:pPr>
      <w:r>
        <w:t xml:space="preserve">Open: can a station refuse a </w:t>
      </w:r>
      <w:del w:id="400" w:author="William Engelke" w:date="2025-06-17T10:22:00Z" w16du:dateUtc="2025-06-17T15:22:00Z">
        <w:r w:rsidDel="00BA280C">
          <w:delText>DR</w:delText>
        </w:r>
      </w:del>
      <w:ins w:id="401" w:author="William Engelke" w:date="2025-06-17T10:22:00Z" w16du:dateUtc="2025-06-17T15:22:00Z">
        <w:r w:rsidR="00BA280C">
          <w:t>CC</w:t>
        </w:r>
      </w:ins>
      <w:r>
        <w:t xml:space="preserve"> or send an error response to PSWS? Does station send a “job accepted” message? (Will need to support a state machine if so)</w:t>
      </w:r>
    </w:p>
    <w:p w14:paraId="31A5ECE8" w14:textId="3DAC5796" w:rsidR="00AE59DF" w:rsidRPr="000C3910" w:rsidRDefault="000C3910">
      <w:pPr>
        <w:rPr>
          <w:b/>
          <w:bCs/>
        </w:rPr>
      </w:pPr>
      <w:r w:rsidRPr="000C3910">
        <w:rPr>
          <w:b/>
          <w:bCs/>
        </w:rPr>
        <w:t>Functionality at stations (</w:t>
      </w:r>
      <w:del w:id="402" w:author="William Engelke" w:date="2025-06-17T11:30:00Z" w16du:dateUtc="2025-06-17T16:30:00Z">
        <w:r w:rsidRPr="000C3910" w:rsidDel="0034364A">
          <w:rPr>
            <w:b/>
            <w:bCs/>
          </w:rPr>
          <w:delText xml:space="preserve"> </w:delText>
        </w:r>
      </w:del>
      <w:r w:rsidRPr="000C3910">
        <w:rPr>
          <w:b/>
          <w:bCs/>
        </w:rPr>
        <w:t>rx888</w:t>
      </w:r>
      <w:ins w:id="403" w:author="William Engelke" w:date="2025-06-17T11:30:00Z" w16du:dateUtc="2025-06-17T16:30:00Z">
        <w:r w:rsidR="0034364A">
          <w:rPr>
            <w:b/>
            <w:bCs/>
          </w:rPr>
          <w:t xml:space="preserve"> or equivalent</w:t>
        </w:r>
      </w:ins>
      <w:r w:rsidRPr="000C3910">
        <w:rPr>
          <w:b/>
          <w:bCs/>
        </w:rPr>
        <w:t>)</w:t>
      </w:r>
    </w:p>
    <w:p w14:paraId="152CE453" w14:textId="375F051D" w:rsidR="000C3910" w:rsidRDefault="000C3910" w:rsidP="000C3910">
      <w:pPr>
        <w:pStyle w:val="ListParagraph"/>
        <w:numPr>
          <w:ilvl w:val="0"/>
          <w:numId w:val="3"/>
        </w:numPr>
      </w:pPr>
      <w:r>
        <w:t>Send heartbeat (https API) at a configurable interval</w:t>
      </w:r>
    </w:p>
    <w:p w14:paraId="50C4A19A" w14:textId="42C1A856" w:rsidR="000C3910" w:rsidRDefault="000C3910" w:rsidP="000C3910">
      <w:pPr>
        <w:pStyle w:val="ListParagraph"/>
        <w:numPr>
          <w:ilvl w:val="0"/>
          <w:numId w:val="3"/>
        </w:numPr>
      </w:pPr>
      <w:r>
        <w:t xml:space="preserve">Receive a response; if </w:t>
      </w:r>
      <w:proofErr w:type="gramStart"/>
      <w:r>
        <w:t>response</w:t>
      </w:r>
      <w:proofErr w:type="gramEnd"/>
      <w:r>
        <w:t xml:space="preserve"> is a </w:t>
      </w:r>
      <w:del w:id="404" w:author="William Engelke" w:date="2025-06-17T10:22:00Z" w16du:dateUtc="2025-06-17T15:22:00Z">
        <w:r w:rsidDel="00BA280C">
          <w:delText>DR</w:delText>
        </w:r>
      </w:del>
      <w:ins w:id="405" w:author="William Engelke" w:date="2025-06-17T10:22:00Z" w16du:dateUtc="2025-06-17T15:22:00Z">
        <w:r w:rsidR="00BA280C">
          <w:t>CC</w:t>
        </w:r>
      </w:ins>
      <w:r>
        <w:t xml:space="preserve"> package, start a new receive channel; if </w:t>
      </w:r>
      <w:proofErr w:type="gramStart"/>
      <w:r>
        <w:t>response</w:t>
      </w:r>
      <w:proofErr w:type="gramEnd"/>
      <w:r>
        <w:t xml:space="preserve"> is cancellation of running </w:t>
      </w:r>
      <w:del w:id="406" w:author="William Engelke" w:date="2025-06-17T10:22:00Z" w16du:dateUtc="2025-06-17T15:22:00Z">
        <w:r w:rsidDel="00BA280C">
          <w:delText>DR</w:delText>
        </w:r>
      </w:del>
      <w:ins w:id="407" w:author="William Engelke" w:date="2025-06-17T10:22:00Z" w16du:dateUtc="2025-06-17T15:22:00Z">
        <w:r w:rsidR="00BA280C">
          <w:t>CC</w:t>
        </w:r>
      </w:ins>
      <w:r>
        <w:t xml:space="preserve"> job, halt it and upload observation</w:t>
      </w:r>
    </w:p>
    <w:p w14:paraId="5C532832" w14:textId="1A63CD2D" w:rsidR="000C3910" w:rsidRDefault="000C3910" w:rsidP="000C3910">
      <w:pPr>
        <w:pStyle w:val="ListParagraph"/>
        <w:numPr>
          <w:ilvl w:val="0"/>
          <w:numId w:val="3"/>
        </w:numPr>
      </w:pPr>
      <w:r>
        <w:t xml:space="preserve">Upload new observation(s) for </w:t>
      </w:r>
      <w:del w:id="408" w:author="William Engelke" w:date="2025-06-17T10:22:00Z" w16du:dateUtc="2025-06-17T15:22:00Z">
        <w:r w:rsidDel="00BA280C">
          <w:delText>DR</w:delText>
        </w:r>
      </w:del>
      <w:ins w:id="409" w:author="William Engelke" w:date="2025-06-17T10:22:00Z" w16du:dateUtc="2025-06-17T15:22:00Z">
        <w:r w:rsidR="00BA280C">
          <w:t>CC</w:t>
        </w:r>
      </w:ins>
      <w:r>
        <w:t xml:space="preserve"> jobs in progress (daily)</w:t>
      </w:r>
    </w:p>
    <w:p w14:paraId="4351B397" w14:textId="77777777" w:rsidR="000C3910" w:rsidRDefault="000C3910" w:rsidP="000C3910">
      <w:pPr>
        <w:pStyle w:val="ListParagraph"/>
        <w:numPr>
          <w:ilvl w:val="0"/>
          <w:numId w:val="3"/>
        </w:numPr>
      </w:pPr>
    </w:p>
    <w:p w14:paraId="7F953C28" w14:textId="264196C3" w:rsidR="00AE59DF" w:rsidRPr="000C3910" w:rsidRDefault="00AE59DF">
      <w:pPr>
        <w:rPr>
          <w:b/>
          <w:bCs/>
        </w:rPr>
      </w:pPr>
      <w:r w:rsidRPr="000C3910">
        <w:rPr>
          <w:b/>
          <w:bCs/>
        </w:rPr>
        <w:lastRenderedPageBreak/>
        <w:t>Database</w:t>
      </w:r>
    </w:p>
    <w:p w14:paraId="1A12637F" w14:textId="01C2FA56" w:rsidR="002060B9" w:rsidRDefault="000C3910">
      <w:r>
        <w:t xml:space="preserve">Probable database updates to support the functionality of </w:t>
      </w:r>
      <w:del w:id="410" w:author="William Engelke" w:date="2025-06-17T10:22:00Z" w16du:dateUtc="2025-06-17T15:22:00Z">
        <w:r w:rsidDel="00BA280C">
          <w:delText>DR</w:delText>
        </w:r>
      </w:del>
      <w:ins w:id="411" w:author="William Engelke" w:date="2025-06-17T10:22:00Z" w16du:dateUtc="2025-06-17T15:22:00Z">
        <w:r w:rsidR="00BA280C">
          <w:t>CC</w:t>
        </w:r>
      </w:ins>
    </w:p>
    <w:p w14:paraId="71A7C24D" w14:textId="300A778E" w:rsidR="000C3910" w:rsidRDefault="000C3910">
      <w:del w:id="412" w:author="William Engelke" w:date="2025-06-17T10:22:00Z" w16du:dateUtc="2025-06-17T15:22:00Z">
        <w:r w:rsidDel="00BA280C">
          <w:delText>DR</w:delText>
        </w:r>
      </w:del>
      <w:ins w:id="413" w:author="William Engelke" w:date="2025-06-17T10:22:00Z" w16du:dateUtc="2025-06-17T15:22:00Z">
        <w:r w:rsidR="00BA280C">
          <w:t>CC</w:t>
        </w:r>
      </w:ins>
      <w:r>
        <w:t xml:space="preserve"> table, pointing to station; incl. start DT, stop DT, center freq., bandwidth. </w:t>
      </w:r>
    </w:p>
    <w:p w14:paraId="7F064387" w14:textId="42C32ADC" w:rsidR="00E62528" w:rsidRDefault="000C3910">
      <w:r>
        <w:t xml:space="preserve">Implement Science Superuser concept; </w:t>
      </w:r>
      <w:r w:rsidR="00E62528">
        <w:t>Add field in auth_user to allow user to be a Science User</w:t>
      </w:r>
      <w:r>
        <w:t>; add functionality to admin package to allow for maintenance of Science Superusers</w:t>
      </w:r>
    </w:p>
    <w:p w14:paraId="664B7E32" w14:textId="69733F3D" w:rsidR="00E62528" w:rsidRDefault="00E62528">
      <w:r>
        <w:t>Auth_permissions already allows a set of permissions to be created that allows adding band, center frequency, etc.</w:t>
      </w:r>
    </w:p>
    <w:p w14:paraId="1D134889" w14:textId="77777777" w:rsidR="000C3910" w:rsidRDefault="000C3910"/>
    <w:p w14:paraId="2DD73251" w14:textId="33B22638" w:rsidR="000C3910" w:rsidRDefault="000C3910">
      <w:r>
        <w:br w:type="page"/>
      </w:r>
    </w:p>
    <w:p w14:paraId="3F2C4C97" w14:textId="07D26772" w:rsidR="00934370" w:rsidRPr="000C3910" w:rsidRDefault="00934370">
      <w:pPr>
        <w:rPr>
          <w:b/>
          <w:bCs/>
        </w:rPr>
      </w:pPr>
      <w:r w:rsidRPr="000C3910">
        <w:rPr>
          <w:b/>
          <w:bCs/>
        </w:rPr>
        <w:lastRenderedPageBreak/>
        <w:t>Possible Process Diagram (swim lanes)</w:t>
      </w:r>
    </w:p>
    <w:p w14:paraId="6634BD16" w14:textId="77777777" w:rsidR="000C3910" w:rsidRDefault="000C3910"/>
    <w:p w14:paraId="0CC09645" w14:textId="7793E95C" w:rsidR="000C3910" w:rsidRDefault="000C3910">
      <w:r w:rsidRPr="000C3910">
        <w:rPr>
          <w:noProof/>
        </w:rPr>
        <w:drawing>
          <wp:inline distT="0" distB="0" distL="0" distR="0" wp14:anchorId="006C64E3" wp14:editId="6244A295">
            <wp:extent cx="4544059" cy="5277587"/>
            <wp:effectExtent l="0" t="0" r="9525" b="0"/>
            <wp:docPr id="291150060"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50060" name="Picture 1" descr="A diagram of a program&#10;&#10;AI-generated content may be incorrect."/>
                    <pic:cNvPicPr/>
                  </pic:nvPicPr>
                  <pic:blipFill>
                    <a:blip r:embed="rId15"/>
                    <a:stretch>
                      <a:fillRect/>
                    </a:stretch>
                  </pic:blipFill>
                  <pic:spPr>
                    <a:xfrm>
                      <a:off x="0" y="0"/>
                      <a:ext cx="4544059" cy="5277587"/>
                    </a:xfrm>
                    <a:prstGeom prst="rect">
                      <a:avLst/>
                    </a:prstGeom>
                  </pic:spPr>
                </pic:pic>
              </a:graphicData>
            </a:graphic>
          </wp:inline>
        </w:drawing>
      </w:r>
    </w:p>
    <w:p w14:paraId="048887A6" w14:textId="77777777" w:rsidR="00934370" w:rsidRDefault="00934370"/>
    <w:sectPr w:rsidR="00934370">
      <w:footerReference w:type="default" r:id="rId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Dr. Nathaniel A. Frissell Ph.D." w:date="2025-06-12T09:13:00Z" w:initials="NF">
    <w:p w14:paraId="3D7D14DF" w14:textId="77777777" w:rsidR="00541281" w:rsidRDefault="00541281" w:rsidP="00541281">
      <w:pPr>
        <w:pStyle w:val="CommentText"/>
      </w:pPr>
      <w:r>
        <w:rPr>
          <w:rStyle w:val="CommentReference"/>
        </w:rPr>
        <w:annotationRef/>
      </w:r>
      <w:r>
        <w:t>Is this the right name for the feature? Maybe it is just Channel Configuration? Dynamic Request almost sounds too transient for this.</w:t>
      </w:r>
    </w:p>
  </w:comment>
  <w:comment w:id="8" w:author="William Engelke" w:date="2025-06-16T10:44:00Z" w:initials="WE">
    <w:p w14:paraId="0EBDDB15" w14:textId="77777777" w:rsidR="005B47A6" w:rsidRDefault="005B47A6" w:rsidP="005B47A6">
      <w:pPr>
        <w:pStyle w:val="CommentText"/>
      </w:pPr>
      <w:r>
        <w:rPr>
          <w:rStyle w:val="CommentReference"/>
        </w:rPr>
        <w:annotationRef/>
      </w:r>
      <w:r>
        <w:t>We can call it anything you like. I had been thinking that these requests would be like a campaign to catch some interesting phenomena, but now I understand you want to be able to update the configuration temporarily or permanently. Does this also mean you want to be able to permanently delete channels that are now present by default, such as CHU?</w:t>
      </w:r>
    </w:p>
  </w:comment>
  <w:comment w:id="9" w:author="Dr. Nathaniel A. Frissell Ph.D." w:date="2025-06-18T15:02:00Z" w:initials="NF">
    <w:p w14:paraId="0B3AE296" w14:textId="77777777" w:rsidR="00AF6DBA" w:rsidRDefault="00AF6DBA" w:rsidP="00AF6DBA">
      <w:pPr>
        <w:pStyle w:val="CommentText"/>
      </w:pPr>
      <w:r>
        <w:rPr>
          <w:rStyle w:val="CommentReference"/>
        </w:rPr>
        <w:annotationRef/>
      </w:r>
      <w:r>
        <w:t>Yes, that is correct. We would want the ability to both permanently and temporarily add or delete channels.</w:t>
      </w:r>
    </w:p>
  </w:comment>
  <w:comment w:id="44" w:author="Dr. Nathaniel A. Frissell Ph.D." w:date="2025-06-12T09:15:00Z" w:initials="NF">
    <w:p w14:paraId="155ECC52" w14:textId="44001E48" w:rsidR="00541281" w:rsidRDefault="00541281" w:rsidP="00541281">
      <w:pPr>
        <w:pStyle w:val="CommentText"/>
      </w:pPr>
      <w:r>
        <w:rPr>
          <w:rStyle w:val="CommentReference"/>
        </w:rPr>
        <w:annotationRef/>
      </w:r>
      <w:r>
        <w:t>I think the station owner should ultimately have control of what their station does and does not do. The station owner may not be the same as the station host. For instance, we should retain more control over systems that are funded by our grant. Systems that people fund themselves should have more control over what they do.</w:t>
      </w:r>
    </w:p>
  </w:comment>
  <w:comment w:id="45" w:author="William Engelke" w:date="2025-06-16T10:47:00Z" w:initials="WE">
    <w:p w14:paraId="1E9A7B98" w14:textId="77777777" w:rsidR="005B47A6" w:rsidRDefault="005B47A6" w:rsidP="005B47A6">
      <w:pPr>
        <w:pStyle w:val="CommentText"/>
      </w:pPr>
      <w:r>
        <w:rPr>
          <w:rStyle w:val="CommentReference"/>
        </w:rPr>
        <w:annotationRef/>
      </w:r>
      <w:r>
        <w:t>We can designate every station as being funded or volunteer. Volunteer stations could select if they want to allow Central Control to be able to add new channels or not, and delete existing channels or not.</w:t>
      </w:r>
    </w:p>
  </w:comment>
  <w:comment w:id="59" w:author="Dr. Nathaniel A. Frissell Ph.D." w:date="2025-06-12T09:21:00Z" w:initials="NF">
    <w:p w14:paraId="409E6964" w14:textId="5A64AEA2" w:rsidR="00541281" w:rsidRDefault="00541281" w:rsidP="00541281">
      <w:pPr>
        <w:pStyle w:val="CommentText"/>
      </w:pPr>
      <w:r>
        <w:rPr>
          <w:rStyle w:val="CommentReference"/>
        </w:rPr>
        <w:annotationRef/>
      </w:r>
      <w:r>
        <w:t>There should be two different types: Permanent and temporary. For instance, we want to monitor WWV forever. There may be new permanent beacons that appear that we also want to monitor indefinitely. Or, we may place stations in other parts of the world that need different channels.</w:t>
      </w:r>
    </w:p>
    <w:p w14:paraId="183DF028" w14:textId="77777777" w:rsidR="00541281" w:rsidRDefault="00541281" w:rsidP="00541281">
      <w:pPr>
        <w:pStyle w:val="CommentText"/>
      </w:pPr>
    </w:p>
    <w:p w14:paraId="1B32E54E" w14:textId="77777777" w:rsidR="00541281" w:rsidRDefault="00541281" w:rsidP="00541281">
      <w:pPr>
        <w:pStyle w:val="CommentText"/>
      </w:pPr>
      <w:r>
        <w:t>We also may want recordings that are only active a certain portion of the day. For instance, we may want a wideband recording of WWV and WWVH at 8 and 48 minutes after the hour each day to capture the HamSCI transmission, but narrowband the rest of the time. This program configuration would run indefinitely.</w:t>
      </w:r>
    </w:p>
    <w:p w14:paraId="0A93B2B6" w14:textId="77777777" w:rsidR="00541281" w:rsidRDefault="00541281" w:rsidP="00541281">
      <w:pPr>
        <w:pStyle w:val="CommentText"/>
      </w:pPr>
    </w:p>
    <w:p w14:paraId="2E4B95AE" w14:textId="77777777" w:rsidR="00541281" w:rsidRDefault="00541281" w:rsidP="00541281">
      <w:pPr>
        <w:pStyle w:val="CommentText"/>
      </w:pPr>
      <w:r>
        <w:t>We will also want a temporary system for campaigns. For instance, we will want to record HAARP on certain bands and times only on August 4, 2025 when Diego goes to HAARP to run experiments.</w:t>
      </w:r>
    </w:p>
  </w:comment>
  <w:comment w:id="60" w:author="William Engelke" w:date="2025-06-16T10:53:00Z" w:initials="WE">
    <w:p w14:paraId="74BEAFC8" w14:textId="77777777" w:rsidR="005B47A6" w:rsidRDefault="005B47A6" w:rsidP="005B47A6">
      <w:pPr>
        <w:pStyle w:val="CommentText"/>
        <w:ind w:left="300"/>
      </w:pPr>
      <w:r>
        <w:rPr>
          <w:rStyle w:val="CommentReference"/>
        </w:rPr>
        <w:annotationRef/>
      </w:r>
      <w:r>
        <w:t>Permanent vs temporary can be set up.</w:t>
      </w:r>
    </w:p>
    <w:p w14:paraId="526A766E" w14:textId="77777777" w:rsidR="005B47A6" w:rsidRDefault="005B47A6" w:rsidP="005B47A6">
      <w:pPr>
        <w:pStyle w:val="CommentText"/>
        <w:ind w:left="300"/>
      </w:pPr>
      <w:r>
        <w:t>For repeating transient monitoring, we probably want to model this behavior on how cron jobs work (most of the programming needed to implement this will be on the rx888 or successor.</w:t>
      </w:r>
    </w:p>
    <w:p w14:paraId="737623E3" w14:textId="77777777" w:rsidR="005B47A6" w:rsidRDefault="005B47A6" w:rsidP="005B47A6">
      <w:pPr>
        <w:pStyle w:val="CommentText"/>
        <w:ind w:left="300"/>
      </w:pPr>
      <w:r>
        <w:t>Channels can have start &amp; stop dates, where if the stop date is blank, it stays in place until deleted.</w:t>
      </w:r>
    </w:p>
  </w:comment>
  <w:comment w:id="72" w:author="Dr. Nathaniel A. Frissell Ph.D." w:date="2025-06-12T09:22:00Z" w:initials="NF">
    <w:p w14:paraId="03244534" w14:textId="273A5BC0" w:rsidR="00CE4962" w:rsidRDefault="00CE4962" w:rsidP="00CE4962">
      <w:pPr>
        <w:pStyle w:val="CommentText"/>
      </w:pPr>
      <w:r>
        <w:rPr>
          <w:rStyle w:val="CommentReference"/>
        </w:rPr>
        <w:annotationRef/>
      </w:r>
      <w:r>
        <w:t>There should be a way to monitor station and server resources so that we can know the system can hand the requests. Computational load, bandwidth, and storage should all be taken into account.</w:t>
      </w:r>
    </w:p>
  </w:comment>
  <w:comment w:id="73" w:author="William Engelke" w:date="2025-06-16T10:59:00Z" w:initials="WE">
    <w:p w14:paraId="32D2D1D7" w14:textId="77777777" w:rsidR="00822D79" w:rsidRDefault="00822D79" w:rsidP="00822D79">
      <w:pPr>
        <w:pStyle w:val="CommentText"/>
      </w:pPr>
      <w:r>
        <w:rPr>
          <w:rStyle w:val="CommentReference"/>
        </w:rPr>
        <w:annotationRef/>
      </w:r>
      <w:r>
        <w:t xml:space="preserve">Let’s talk to Rob on this. Maintaining a </w:t>
      </w:r>
      <w:r>
        <w:rPr>
          <w:i/>
          <w:iCs/>
        </w:rPr>
        <w:t>continuous</w:t>
      </w:r>
      <w:r>
        <w:t xml:space="preserve"> realtime connection to every station is not something we have so far contemplated. We can certainly set up each system to report its average CPU load for the last time period as part of the heartbeat. If we need a </w:t>
      </w:r>
      <w:r>
        <w:rPr>
          <w:i/>
          <w:iCs/>
        </w:rPr>
        <w:t>continuous</w:t>
      </w:r>
      <w:r>
        <w:t xml:space="preserve"> realtime connection to every station (i.e., e.g., an open ssh connection), that is a whole different design and could have implications to peoples’ Internet costs, as well as security considerations.</w:t>
      </w:r>
    </w:p>
  </w:comment>
  <w:comment w:id="85" w:author="Dr. Nathaniel A. Frissell Ph.D." w:date="2025-06-12T09:23:00Z" w:initials="NF">
    <w:p w14:paraId="7F29BF0A" w14:textId="28166747" w:rsidR="00CE4962" w:rsidRDefault="00CE4962" w:rsidP="00CE4962">
      <w:pPr>
        <w:pStyle w:val="CommentText"/>
      </w:pPr>
      <w:r>
        <w:rPr>
          <w:rStyle w:val="CommentReference"/>
        </w:rPr>
        <w:annotationRef/>
      </w:r>
      <w:r>
        <w:t>Everything should be DRF IQ at this point. In the future, we may want a way to send demodulated data. (i.e. MSK144 spots for meteor scatter). I think for this round we should only do IQ DRF.</w:t>
      </w:r>
    </w:p>
  </w:comment>
  <w:comment w:id="86" w:author="William Engelke" w:date="2025-06-16T11:00:00Z" w:initials="WE">
    <w:p w14:paraId="5AD21A85" w14:textId="77777777" w:rsidR="00822D79" w:rsidRDefault="00822D79" w:rsidP="00822D79">
      <w:pPr>
        <w:pStyle w:val="CommentText"/>
      </w:pPr>
      <w:r>
        <w:rPr>
          <w:rStyle w:val="CommentReference"/>
        </w:rPr>
        <w:annotationRef/>
      </w:r>
      <w:r>
        <w:t>Agreed</w:t>
      </w:r>
    </w:p>
  </w:comment>
  <w:comment w:id="92" w:author="Dr. Nathaniel A. Frissell Ph.D." w:date="2025-06-12T09:24:00Z" w:initials="NF">
    <w:p w14:paraId="7FA9BD3C" w14:textId="21B67E9F" w:rsidR="00CE4962" w:rsidRDefault="00CE4962" w:rsidP="00CE4962">
      <w:pPr>
        <w:pStyle w:val="CommentText"/>
      </w:pPr>
      <w:r>
        <w:rPr>
          <w:rStyle w:val="CommentReference"/>
        </w:rPr>
        <w:annotationRef/>
      </w:r>
      <w:r>
        <w:t>Yes. But, there should be a way to prevent duplication. I.e. it makes no sense to request 2 channels at the same station with identical parameters.</w:t>
      </w:r>
    </w:p>
  </w:comment>
  <w:comment w:id="93" w:author="William Engelke" w:date="2025-06-16T11:02:00Z" w:initials="WE">
    <w:p w14:paraId="6C57D1B4" w14:textId="77777777" w:rsidR="00822D79" w:rsidRDefault="00822D79" w:rsidP="00822D79">
      <w:pPr>
        <w:pStyle w:val="CommentText"/>
      </w:pPr>
      <w:r>
        <w:rPr>
          <w:rStyle w:val="CommentReference"/>
        </w:rPr>
        <w:annotationRef/>
      </w:r>
      <w:r>
        <w:t>That is a good idea and is quite feasible. We might also want to have some rules about overlap between channel bands.</w:t>
      </w:r>
    </w:p>
  </w:comment>
  <w:comment w:id="99" w:author="Dr. Nathaniel A. Frissell Ph.D." w:date="2025-06-12T09:27:00Z" w:initials="NF">
    <w:p w14:paraId="700D9DFA" w14:textId="171F4B45" w:rsidR="00CE4962" w:rsidRDefault="00CE4962" w:rsidP="00CE4962">
      <w:pPr>
        <w:pStyle w:val="CommentText"/>
      </w:pPr>
      <w:r>
        <w:rPr>
          <w:rStyle w:val="CommentReference"/>
        </w:rPr>
        <w:annotationRef/>
      </w:r>
      <w:r>
        <w:t>All data is public to everyone. We should create a data usage rules of the road to ensure people credit our data properly. I think both SuperDARN and NASA CCMC might be good places to look for guidance on this. To my knowledge, all output for model runs on request are publicly available.</w:t>
      </w:r>
    </w:p>
  </w:comment>
  <w:comment w:id="100" w:author="William Engelke" w:date="2025-06-16T11:03:00Z" w:initials="WE">
    <w:p w14:paraId="66C46C98" w14:textId="77777777" w:rsidR="00822D79" w:rsidRDefault="00822D79" w:rsidP="00822D79">
      <w:pPr>
        <w:pStyle w:val="CommentText"/>
      </w:pPr>
      <w:r>
        <w:rPr>
          <w:rStyle w:val="CommentReference"/>
        </w:rPr>
        <w:annotationRef/>
      </w:r>
      <w:r>
        <w:t>That is my thinking also; we will make that a rule and inform users.</w:t>
      </w:r>
    </w:p>
  </w:comment>
  <w:comment w:id="106" w:author="Dr. Nathaniel A. Frissell Ph.D." w:date="2025-06-12T09:28:00Z" w:initials="NF">
    <w:p w14:paraId="21F4EC7A" w14:textId="4226D03A" w:rsidR="00CE4962" w:rsidRDefault="00CE4962" w:rsidP="00CE4962">
      <w:pPr>
        <w:pStyle w:val="CommentText"/>
      </w:pPr>
      <w:r>
        <w:rPr>
          <w:rStyle w:val="CommentReference"/>
        </w:rPr>
        <w:annotationRef/>
      </w:r>
      <w:r>
        <w:t>I think this goes back to who funded the station. If an individual funded the system, they should have more control. If it is grant-funded, we should have more control.</w:t>
      </w:r>
    </w:p>
  </w:comment>
  <w:comment w:id="107" w:author="William Engelke" w:date="2025-06-16T11:03:00Z" w:initials="WE">
    <w:p w14:paraId="6905D619" w14:textId="77777777" w:rsidR="00822D79" w:rsidRDefault="00822D79" w:rsidP="00822D79">
      <w:pPr>
        <w:pStyle w:val="CommentText"/>
      </w:pPr>
      <w:r>
        <w:rPr>
          <w:rStyle w:val="CommentReference"/>
        </w:rPr>
        <w:annotationRef/>
      </w:r>
      <w:r>
        <w:t>Agreed</w:t>
      </w:r>
    </w:p>
  </w:comment>
  <w:comment w:id="113" w:author="Dr. Nathaniel A. Frissell Ph.D." w:date="2025-06-12T09:29:00Z" w:initials="NF">
    <w:p w14:paraId="1A67186B" w14:textId="681215AF" w:rsidR="00CE4962" w:rsidRDefault="00CE4962" w:rsidP="00CE4962">
      <w:pPr>
        <w:pStyle w:val="CommentText"/>
      </w:pPr>
      <w:r>
        <w:rPr>
          <w:rStyle w:val="CommentReference"/>
        </w:rPr>
        <w:annotationRef/>
      </w:r>
      <w:r>
        <w:t>Potentially. Certainly science Super Users should.</w:t>
      </w:r>
    </w:p>
  </w:comment>
  <w:comment w:id="114" w:author="William Engelke" w:date="2025-06-16T11:05:00Z" w:initials="WE">
    <w:p w14:paraId="771262D4" w14:textId="77777777" w:rsidR="002F50AB" w:rsidRDefault="002F50AB" w:rsidP="002F50AB">
      <w:pPr>
        <w:pStyle w:val="CommentText"/>
      </w:pPr>
      <w:r>
        <w:rPr>
          <w:rStyle w:val="CommentReference"/>
        </w:rPr>
        <w:annotationRef/>
      </w:r>
      <w:r>
        <w:t>Agreed. There probably will not be a large number of science users, and they probably will know each other &amp; coordinate their activities; so this may not arise as a problem, but we should have a policy about it</w:t>
      </w:r>
    </w:p>
  </w:comment>
  <w:comment w:id="120" w:author="Dr. Nathaniel A. Frissell Ph.D." w:date="2025-06-12T09:29:00Z" w:initials="NF">
    <w:p w14:paraId="10E70797" w14:textId="28A5E288" w:rsidR="00CE4962" w:rsidRDefault="00CE4962" w:rsidP="00CE4962">
      <w:pPr>
        <w:pStyle w:val="CommentText"/>
      </w:pPr>
      <w:r>
        <w:rPr>
          <w:rStyle w:val="CommentReference"/>
        </w:rPr>
        <w:annotationRef/>
      </w:r>
      <w:r>
        <w:t>Yes</w:t>
      </w:r>
    </w:p>
  </w:comment>
  <w:comment w:id="121" w:author="William Engelke" w:date="2025-06-16T11:05:00Z" w:initials="WE">
    <w:p w14:paraId="407E80E2" w14:textId="77777777" w:rsidR="002F50AB" w:rsidRDefault="002F50AB" w:rsidP="002F50AB">
      <w:pPr>
        <w:pStyle w:val="CommentText"/>
      </w:pPr>
      <w:r>
        <w:rPr>
          <w:rStyle w:val="CommentReference"/>
        </w:rPr>
        <w:annotationRef/>
      </w:r>
      <w:r>
        <w:t>Agreed</w:t>
      </w:r>
    </w:p>
  </w:comment>
  <w:comment w:id="127" w:author="Dr. Nathaniel A. Frissell Ph.D." w:date="2025-06-12T09:29:00Z" w:initials="NF">
    <w:p w14:paraId="7F856D63" w14:textId="67356C26" w:rsidR="00CE4962" w:rsidRDefault="00CE4962" w:rsidP="00CE4962">
      <w:pPr>
        <w:pStyle w:val="CommentText"/>
      </w:pPr>
      <w:r>
        <w:rPr>
          <w:rStyle w:val="CommentReference"/>
        </w:rPr>
        <w:annotationRef/>
      </w:r>
      <w:r>
        <w:t>Can we do 1 minute? We want to be responsive to solar flares, geomagnetic storms, etc.</w:t>
      </w:r>
    </w:p>
  </w:comment>
  <w:comment w:id="128" w:author="William Engelke" w:date="2025-06-16T11:07:00Z" w:initials="WE">
    <w:p w14:paraId="68F4C03C" w14:textId="77777777" w:rsidR="002F50AB" w:rsidRDefault="002F50AB" w:rsidP="002F50AB">
      <w:pPr>
        <w:pStyle w:val="CommentText"/>
      </w:pPr>
      <w:r>
        <w:rPr>
          <w:rStyle w:val="CommentReference"/>
        </w:rPr>
        <w:annotationRef/>
      </w:r>
      <w:r>
        <w:t>1 minute is possible if that is what is needed; just trying to manage server loading here. Also, it is not necessary that all stations have the same heartbeat interval.</w:t>
      </w:r>
    </w:p>
  </w:comment>
  <w:comment w:id="132" w:author="Dr. Nathaniel A. Frissell Ph.D." w:date="2025-06-12T09:30:00Z" w:initials="NF">
    <w:p w14:paraId="07DBB9DA" w14:textId="4831FB07" w:rsidR="00CE4962" w:rsidRDefault="00CE4962" w:rsidP="00CE4962">
      <w:pPr>
        <w:pStyle w:val="CommentText"/>
      </w:pPr>
      <w:r>
        <w:rPr>
          <w:rStyle w:val="CommentReference"/>
        </w:rPr>
        <w:annotationRef/>
      </w:r>
      <w:r>
        <w:t>I think this would be good. See above comment about being able to quickly respond to geomagnetic storms, etc.</w:t>
      </w:r>
    </w:p>
  </w:comment>
  <w:comment w:id="133" w:author="William Engelke" w:date="2025-06-16T11:08:00Z" w:initials="WE">
    <w:p w14:paraId="224B7373" w14:textId="77777777" w:rsidR="002F50AB" w:rsidRDefault="002F50AB" w:rsidP="002F50AB">
      <w:pPr>
        <w:pStyle w:val="CommentText"/>
      </w:pPr>
      <w:r>
        <w:rPr>
          <w:rStyle w:val="CommentReference"/>
        </w:rPr>
        <w:annotationRef/>
      </w:r>
      <w:r>
        <w:t>OK</w:t>
      </w:r>
    </w:p>
  </w:comment>
  <w:comment w:id="156" w:author="Dr. Nathaniel A. Frissell Ph.D." w:date="2025-06-18T15:16:00Z" w:initials="NF">
    <w:p w14:paraId="79230359" w14:textId="77777777" w:rsidR="004B3BDC" w:rsidRDefault="004B3BDC" w:rsidP="004B3BDC">
      <w:pPr>
        <w:pStyle w:val="CommentText"/>
      </w:pPr>
      <w:r>
        <w:rPr>
          <w:rStyle w:val="CommentReference"/>
        </w:rPr>
        <w:annotationRef/>
      </w:r>
      <w:r>
        <w:t>We should also have the ability to schedule one-time and recurring Channel Configurations.</w:t>
      </w:r>
    </w:p>
  </w:comment>
  <w:comment w:id="174" w:author="Dr. Nathaniel A. Frissell Ph.D." w:date="2025-06-18T15:18:00Z" w:initials="NF">
    <w:p w14:paraId="336E7F3B" w14:textId="77777777" w:rsidR="004B3BDC" w:rsidRDefault="004B3BDC" w:rsidP="004B3BDC">
      <w:pPr>
        <w:pStyle w:val="CommentText"/>
      </w:pPr>
      <w:r>
        <w:rPr>
          <w:rStyle w:val="CommentReference"/>
        </w:rPr>
        <w:annotationRef/>
      </w:r>
      <w:r>
        <w:t>I would not like to get into a bandwidth reimbursement precedent if we do not have to. I suggest that we create a bandwidth limit option that individual users can set if needed.</w:t>
      </w:r>
    </w:p>
  </w:comment>
  <w:comment w:id="367" w:author="Dr. Nathaniel A. Frissell Ph.D." w:date="2025-06-12T09:32:00Z" w:initials="NF">
    <w:p w14:paraId="683A7DE5" w14:textId="2F1DECEC" w:rsidR="00602209" w:rsidRDefault="00602209" w:rsidP="00602209">
      <w:pPr>
        <w:pStyle w:val="CommentText"/>
      </w:pPr>
      <w:r>
        <w:rPr>
          <w:rStyle w:val="CommentReference"/>
        </w:rPr>
        <w:annotationRef/>
      </w:r>
      <w:r>
        <w:t>I like this. We should be able to do both geographic and geomagnetic coordinates.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7D14DF" w15:done="0"/>
  <w15:commentEx w15:paraId="0EBDDB15" w15:paraIdParent="3D7D14DF" w15:done="0"/>
  <w15:commentEx w15:paraId="0B3AE296" w15:paraIdParent="3D7D14DF" w15:done="0"/>
  <w15:commentEx w15:paraId="155ECC52" w15:done="0"/>
  <w15:commentEx w15:paraId="1E9A7B98" w15:paraIdParent="155ECC52" w15:done="0"/>
  <w15:commentEx w15:paraId="2E4B95AE" w15:done="0"/>
  <w15:commentEx w15:paraId="737623E3" w15:paraIdParent="2E4B95AE" w15:done="0"/>
  <w15:commentEx w15:paraId="03244534" w15:done="0"/>
  <w15:commentEx w15:paraId="32D2D1D7" w15:paraIdParent="03244534" w15:done="0"/>
  <w15:commentEx w15:paraId="7F29BF0A" w15:done="0"/>
  <w15:commentEx w15:paraId="5AD21A85" w15:paraIdParent="7F29BF0A" w15:done="0"/>
  <w15:commentEx w15:paraId="7FA9BD3C" w15:done="0"/>
  <w15:commentEx w15:paraId="6C57D1B4" w15:paraIdParent="7FA9BD3C" w15:done="0"/>
  <w15:commentEx w15:paraId="700D9DFA" w15:done="0"/>
  <w15:commentEx w15:paraId="66C46C98" w15:paraIdParent="700D9DFA" w15:done="0"/>
  <w15:commentEx w15:paraId="21F4EC7A" w15:done="0"/>
  <w15:commentEx w15:paraId="6905D619" w15:paraIdParent="21F4EC7A" w15:done="0"/>
  <w15:commentEx w15:paraId="1A67186B" w15:done="0"/>
  <w15:commentEx w15:paraId="771262D4" w15:paraIdParent="1A67186B" w15:done="0"/>
  <w15:commentEx w15:paraId="10E70797" w15:done="0"/>
  <w15:commentEx w15:paraId="407E80E2" w15:paraIdParent="10E70797" w15:done="0"/>
  <w15:commentEx w15:paraId="7F856D63" w15:done="0"/>
  <w15:commentEx w15:paraId="68F4C03C" w15:paraIdParent="7F856D63" w15:done="0"/>
  <w15:commentEx w15:paraId="07DBB9DA" w15:done="0"/>
  <w15:commentEx w15:paraId="224B7373" w15:paraIdParent="07DBB9DA" w15:done="0"/>
  <w15:commentEx w15:paraId="79230359" w15:done="0"/>
  <w15:commentEx w15:paraId="336E7F3B" w15:done="0"/>
  <w15:commentEx w15:paraId="683A7D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BBBE83" w16cex:dateUtc="2025-06-12T13:13:00Z"/>
  <w16cex:commentExtensible w16cex:durableId="5B592B06" w16cex:dateUtc="2025-06-16T15:44:00Z"/>
  <w16cex:commentExtensible w16cex:durableId="0D137545" w16cex:dateUtc="2025-06-18T19:02:00Z"/>
  <w16cex:commentExtensible w16cex:durableId="290B9309" w16cex:dateUtc="2025-06-12T13:15:00Z"/>
  <w16cex:commentExtensible w16cex:durableId="606A35D2" w16cex:dateUtc="2025-06-16T15:47:00Z">
    <w16cex:extLst>
      <w16:ext w16:uri="{CE6994B0-6A32-4C9F-8C6B-6E91EDA988CE}">
        <cr:reactions xmlns:cr="http://schemas.microsoft.com/office/comments/2020/reactions">
          <cr:reaction reactionType="1">
            <cr:reactionInfo dateUtc="2025-06-18T19:03:11Z">
              <cr:user userId="S::nathaniel.frissell@scranton.edu::6c853a77-d0a5-46f1-aca7-78ce2ad7bd47" userProvider="AD" userName="Dr. Nathaniel A. Frissell Ph.D."/>
            </cr:reactionInfo>
          </cr:reaction>
        </cr:reactions>
      </w16:ext>
    </w16cex:extLst>
  </w16cex:commentExtensible>
  <w16cex:commentExtensible w16cex:durableId="03387696" w16cex:dateUtc="2025-06-12T13:21:00Z"/>
  <w16cex:commentExtensible w16cex:durableId="7FABBD31" w16cex:dateUtc="2025-06-16T15:53:00Z"/>
  <w16cex:commentExtensible w16cex:durableId="07FC090D" w16cex:dateUtc="2025-06-12T13:22:00Z"/>
  <w16cex:commentExtensible w16cex:durableId="7083D6A0" w16cex:dateUtc="2025-06-16T15:59:00Z"/>
  <w16cex:commentExtensible w16cex:durableId="1ACC2668" w16cex:dateUtc="2025-06-12T13:23:00Z"/>
  <w16cex:commentExtensible w16cex:durableId="68866F28" w16cex:dateUtc="2025-06-16T16:00:00Z"/>
  <w16cex:commentExtensible w16cex:durableId="0BEC2D83" w16cex:dateUtc="2025-06-12T13:24:00Z"/>
  <w16cex:commentExtensible w16cex:durableId="6FB45FB7" w16cex:dateUtc="2025-06-16T16:02:00Z"/>
  <w16cex:commentExtensible w16cex:durableId="5B3858C5" w16cex:dateUtc="2025-06-12T13:27:00Z"/>
  <w16cex:commentExtensible w16cex:durableId="46EF5EA6" w16cex:dateUtc="2025-06-16T16:03:00Z"/>
  <w16cex:commentExtensible w16cex:durableId="2926CDD5" w16cex:dateUtc="2025-06-12T13:28:00Z"/>
  <w16cex:commentExtensible w16cex:durableId="749B25AE" w16cex:dateUtc="2025-06-16T16:03:00Z"/>
  <w16cex:commentExtensible w16cex:durableId="35B02DDE" w16cex:dateUtc="2025-06-12T13:29:00Z"/>
  <w16cex:commentExtensible w16cex:durableId="60944A07" w16cex:dateUtc="2025-06-16T16:05:00Z"/>
  <w16cex:commentExtensible w16cex:durableId="7B886214" w16cex:dateUtc="2025-06-12T13:29:00Z"/>
  <w16cex:commentExtensible w16cex:durableId="2C64D398" w16cex:dateUtc="2025-06-16T16:05:00Z"/>
  <w16cex:commentExtensible w16cex:durableId="7AF72E1B" w16cex:dateUtc="2025-06-12T13:29:00Z"/>
  <w16cex:commentExtensible w16cex:durableId="6347DDF2" w16cex:dateUtc="2025-06-16T16:07:00Z"/>
  <w16cex:commentExtensible w16cex:durableId="619BBED5" w16cex:dateUtc="2025-06-12T13:30:00Z"/>
  <w16cex:commentExtensible w16cex:durableId="52FC0DFD" w16cex:dateUtc="2025-06-16T16:08:00Z"/>
  <w16cex:commentExtensible w16cex:durableId="3BB361AE" w16cex:dateUtc="2025-06-18T19:16:00Z"/>
  <w16cex:commentExtensible w16cex:durableId="69F4AEAF" w16cex:dateUtc="2025-06-18T19:18:00Z"/>
  <w16cex:commentExtensible w16cex:durableId="55341E40" w16cex:dateUtc="2025-06-12T13: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7D14DF" w16cid:durableId="3DBBBE83"/>
  <w16cid:commentId w16cid:paraId="0EBDDB15" w16cid:durableId="5B592B06"/>
  <w16cid:commentId w16cid:paraId="0B3AE296" w16cid:durableId="0D137545"/>
  <w16cid:commentId w16cid:paraId="155ECC52" w16cid:durableId="290B9309"/>
  <w16cid:commentId w16cid:paraId="1E9A7B98" w16cid:durableId="606A35D2"/>
  <w16cid:commentId w16cid:paraId="2E4B95AE" w16cid:durableId="03387696"/>
  <w16cid:commentId w16cid:paraId="737623E3" w16cid:durableId="7FABBD31"/>
  <w16cid:commentId w16cid:paraId="03244534" w16cid:durableId="07FC090D"/>
  <w16cid:commentId w16cid:paraId="32D2D1D7" w16cid:durableId="7083D6A0"/>
  <w16cid:commentId w16cid:paraId="7F29BF0A" w16cid:durableId="1ACC2668"/>
  <w16cid:commentId w16cid:paraId="5AD21A85" w16cid:durableId="68866F28"/>
  <w16cid:commentId w16cid:paraId="7FA9BD3C" w16cid:durableId="0BEC2D83"/>
  <w16cid:commentId w16cid:paraId="6C57D1B4" w16cid:durableId="6FB45FB7"/>
  <w16cid:commentId w16cid:paraId="700D9DFA" w16cid:durableId="5B3858C5"/>
  <w16cid:commentId w16cid:paraId="66C46C98" w16cid:durableId="46EF5EA6"/>
  <w16cid:commentId w16cid:paraId="21F4EC7A" w16cid:durableId="2926CDD5"/>
  <w16cid:commentId w16cid:paraId="6905D619" w16cid:durableId="749B25AE"/>
  <w16cid:commentId w16cid:paraId="1A67186B" w16cid:durableId="35B02DDE"/>
  <w16cid:commentId w16cid:paraId="771262D4" w16cid:durableId="60944A07"/>
  <w16cid:commentId w16cid:paraId="10E70797" w16cid:durableId="7B886214"/>
  <w16cid:commentId w16cid:paraId="407E80E2" w16cid:durableId="2C64D398"/>
  <w16cid:commentId w16cid:paraId="7F856D63" w16cid:durableId="7AF72E1B"/>
  <w16cid:commentId w16cid:paraId="68F4C03C" w16cid:durableId="6347DDF2"/>
  <w16cid:commentId w16cid:paraId="07DBB9DA" w16cid:durableId="619BBED5"/>
  <w16cid:commentId w16cid:paraId="224B7373" w16cid:durableId="52FC0DFD"/>
  <w16cid:commentId w16cid:paraId="79230359" w16cid:durableId="3BB361AE"/>
  <w16cid:commentId w16cid:paraId="336E7F3B" w16cid:durableId="69F4AEAF"/>
  <w16cid:commentId w16cid:paraId="683A7DE5" w16cid:durableId="55341E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287E0" w14:textId="77777777" w:rsidR="00210DFC" w:rsidRDefault="00210DFC" w:rsidP="000C3910">
      <w:pPr>
        <w:spacing w:after="0" w:line="240" w:lineRule="auto"/>
      </w:pPr>
      <w:r>
        <w:separator/>
      </w:r>
    </w:p>
  </w:endnote>
  <w:endnote w:type="continuationSeparator" w:id="0">
    <w:p w14:paraId="6646226A" w14:textId="77777777" w:rsidR="00210DFC" w:rsidRDefault="00210DFC" w:rsidP="000C3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61317001"/>
      <w:docPartObj>
        <w:docPartGallery w:val="Page Numbers (Bottom of Page)"/>
        <w:docPartUnique/>
      </w:docPartObj>
    </w:sdtPr>
    <w:sdtEndPr>
      <w:rPr>
        <w:noProof/>
      </w:rPr>
    </w:sdtEndPr>
    <w:sdtContent>
      <w:p w14:paraId="5517888B" w14:textId="0CEF400B" w:rsidR="000C3910" w:rsidRDefault="000C3910">
        <w:pPr>
          <w:pStyle w:val="Footer"/>
        </w:pPr>
        <w:r>
          <w:rPr>
            <w:rFonts w:asciiTheme="majorHAnsi" w:eastAsiaTheme="majorEastAsia" w:hAnsiTheme="majorHAnsi" w:cstheme="majorBidi"/>
            <w:sz w:val="28"/>
            <w:szCs w:val="28"/>
          </w:rPr>
          <w:t xml:space="preserve">pg.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p>
    </w:sdtContent>
  </w:sdt>
  <w:p w14:paraId="141EFE82" w14:textId="77777777" w:rsidR="000C3910" w:rsidRDefault="000C39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63CC0" w14:textId="77777777" w:rsidR="00210DFC" w:rsidRDefault="00210DFC" w:rsidP="000C3910">
      <w:pPr>
        <w:spacing w:after="0" w:line="240" w:lineRule="auto"/>
      </w:pPr>
      <w:r>
        <w:separator/>
      </w:r>
    </w:p>
  </w:footnote>
  <w:footnote w:type="continuationSeparator" w:id="0">
    <w:p w14:paraId="2C1CD526" w14:textId="77777777" w:rsidR="00210DFC" w:rsidRDefault="00210DFC" w:rsidP="000C3910">
      <w:pPr>
        <w:spacing w:after="0" w:line="240" w:lineRule="auto"/>
      </w:pPr>
      <w:r>
        <w:continuationSeparator/>
      </w:r>
    </w:p>
  </w:footnote>
  <w:footnote w:id="1">
    <w:p w14:paraId="3F05B956" w14:textId="0D98E177" w:rsidR="005F58B6" w:rsidRDefault="005F58B6">
      <w:pPr>
        <w:pStyle w:val="FootnoteText"/>
      </w:pPr>
      <w:ins w:id="372" w:author="William Engelke" w:date="2025-06-17T10:49:00Z" w16du:dateUtc="2025-06-17T15:49:00Z">
        <w:r>
          <w:rPr>
            <w:rStyle w:val="FootnoteReference"/>
          </w:rPr>
          <w:footnoteRef/>
        </w:r>
        <w:r>
          <w:t xml:space="preserve"> For geomagnetic coordinates, the system will use the </w:t>
        </w:r>
      </w:ins>
      <w:ins w:id="373" w:author="William Engelke" w:date="2025-06-17T10:50:00Z" w16du:dateUtc="2025-06-17T15:50:00Z">
        <w:r>
          <w:t xml:space="preserve">Python AACGM </w:t>
        </w:r>
      </w:ins>
      <w:ins w:id="374" w:author="William Engelke" w:date="2025-06-17T10:51:00Z" w16du:dateUtc="2025-06-17T15:51:00Z">
        <w:r>
          <w:t>library.</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A2E96"/>
    <w:multiLevelType w:val="hybridMultilevel"/>
    <w:tmpl w:val="E4CC02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712CC7"/>
    <w:multiLevelType w:val="hybridMultilevel"/>
    <w:tmpl w:val="B680C4DC"/>
    <w:lvl w:ilvl="0" w:tplc="C246772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F100B4"/>
    <w:multiLevelType w:val="hybridMultilevel"/>
    <w:tmpl w:val="4EAEF6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3D18CE"/>
    <w:multiLevelType w:val="hybridMultilevel"/>
    <w:tmpl w:val="7604DE90"/>
    <w:lvl w:ilvl="0" w:tplc="C246772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EA21A0"/>
    <w:multiLevelType w:val="hybridMultilevel"/>
    <w:tmpl w:val="67547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C0286E"/>
    <w:multiLevelType w:val="hybridMultilevel"/>
    <w:tmpl w:val="83525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566EA4"/>
    <w:multiLevelType w:val="hybridMultilevel"/>
    <w:tmpl w:val="DB7A586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38561033">
    <w:abstractNumId w:val="5"/>
  </w:num>
  <w:num w:numId="2" w16cid:durableId="1927878416">
    <w:abstractNumId w:val="4"/>
  </w:num>
  <w:num w:numId="3" w16cid:durableId="1963149959">
    <w:abstractNumId w:val="1"/>
  </w:num>
  <w:num w:numId="4" w16cid:durableId="497841913">
    <w:abstractNumId w:val="0"/>
  </w:num>
  <w:num w:numId="5" w16cid:durableId="1668945745">
    <w:abstractNumId w:val="2"/>
  </w:num>
  <w:num w:numId="6" w16cid:durableId="1687829723">
    <w:abstractNumId w:val="3"/>
  </w:num>
  <w:num w:numId="7" w16cid:durableId="161140112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iam Engelke">
    <w15:presenceInfo w15:providerId="Windows Live" w15:userId="3ff23217b46ea4e1"/>
  </w15:person>
  <w15:person w15:author="Dr. Nathaniel A. Frissell Ph.D.">
    <w15:presenceInfo w15:providerId="AD" w15:userId="S::nathaniel.frissell@scranton.edu::6c853a77-d0a5-46f1-aca7-78ce2ad7bd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370"/>
    <w:rsid w:val="00016DD7"/>
    <w:rsid w:val="00017BF4"/>
    <w:rsid w:val="0004592C"/>
    <w:rsid w:val="0004703B"/>
    <w:rsid w:val="000B7180"/>
    <w:rsid w:val="000C3910"/>
    <w:rsid w:val="00130BF9"/>
    <w:rsid w:val="002060B9"/>
    <w:rsid w:val="00210DFC"/>
    <w:rsid w:val="002F50AB"/>
    <w:rsid w:val="0034364A"/>
    <w:rsid w:val="00390C54"/>
    <w:rsid w:val="00430C7C"/>
    <w:rsid w:val="004833D7"/>
    <w:rsid w:val="004B3BDC"/>
    <w:rsid w:val="00502D0A"/>
    <w:rsid w:val="00524161"/>
    <w:rsid w:val="00541281"/>
    <w:rsid w:val="005B47A6"/>
    <w:rsid w:val="005D6AE8"/>
    <w:rsid w:val="005F58B6"/>
    <w:rsid w:val="00602209"/>
    <w:rsid w:val="00677AE0"/>
    <w:rsid w:val="00687619"/>
    <w:rsid w:val="006F3B50"/>
    <w:rsid w:val="007241C6"/>
    <w:rsid w:val="007B43DD"/>
    <w:rsid w:val="007D3A7B"/>
    <w:rsid w:val="00822D79"/>
    <w:rsid w:val="008F7CF0"/>
    <w:rsid w:val="00934370"/>
    <w:rsid w:val="00970762"/>
    <w:rsid w:val="00976A90"/>
    <w:rsid w:val="00A124EB"/>
    <w:rsid w:val="00A569F1"/>
    <w:rsid w:val="00AE59DF"/>
    <w:rsid w:val="00AF6DBA"/>
    <w:rsid w:val="00B461DB"/>
    <w:rsid w:val="00BA280C"/>
    <w:rsid w:val="00CE4962"/>
    <w:rsid w:val="00CF1EEE"/>
    <w:rsid w:val="00D62BA0"/>
    <w:rsid w:val="00E62528"/>
    <w:rsid w:val="00E80A09"/>
    <w:rsid w:val="00EF18EF"/>
    <w:rsid w:val="00F24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3ECC2"/>
  <w15:chartTrackingRefBased/>
  <w15:docId w15:val="{274917D5-FC6E-4880-9D85-1E17B27DD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3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3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3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3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3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3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370"/>
    <w:rPr>
      <w:rFonts w:eastAsiaTheme="majorEastAsia" w:cstheme="majorBidi"/>
      <w:color w:val="272727" w:themeColor="text1" w:themeTint="D8"/>
    </w:rPr>
  </w:style>
  <w:style w:type="paragraph" w:styleId="Title">
    <w:name w:val="Title"/>
    <w:basedOn w:val="Normal"/>
    <w:next w:val="Normal"/>
    <w:link w:val="TitleChar"/>
    <w:uiPriority w:val="10"/>
    <w:qFormat/>
    <w:rsid w:val="00934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370"/>
    <w:pPr>
      <w:spacing w:before="160"/>
      <w:jc w:val="center"/>
    </w:pPr>
    <w:rPr>
      <w:i/>
      <w:iCs/>
      <w:color w:val="404040" w:themeColor="text1" w:themeTint="BF"/>
    </w:rPr>
  </w:style>
  <w:style w:type="character" w:customStyle="1" w:styleId="QuoteChar">
    <w:name w:val="Quote Char"/>
    <w:basedOn w:val="DefaultParagraphFont"/>
    <w:link w:val="Quote"/>
    <w:uiPriority w:val="29"/>
    <w:rsid w:val="00934370"/>
    <w:rPr>
      <w:i/>
      <w:iCs/>
      <w:color w:val="404040" w:themeColor="text1" w:themeTint="BF"/>
    </w:rPr>
  </w:style>
  <w:style w:type="paragraph" w:styleId="ListParagraph">
    <w:name w:val="List Paragraph"/>
    <w:basedOn w:val="Normal"/>
    <w:uiPriority w:val="34"/>
    <w:qFormat/>
    <w:rsid w:val="00934370"/>
    <w:pPr>
      <w:ind w:left="720"/>
      <w:contextualSpacing/>
    </w:pPr>
  </w:style>
  <w:style w:type="character" w:styleId="IntenseEmphasis">
    <w:name w:val="Intense Emphasis"/>
    <w:basedOn w:val="DefaultParagraphFont"/>
    <w:uiPriority w:val="21"/>
    <w:qFormat/>
    <w:rsid w:val="00934370"/>
    <w:rPr>
      <w:i/>
      <w:iCs/>
      <w:color w:val="0F4761" w:themeColor="accent1" w:themeShade="BF"/>
    </w:rPr>
  </w:style>
  <w:style w:type="paragraph" w:styleId="IntenseQuote">
    <w:name w:val="Intense Quote"/>
    <w:basedOn w:val="Normal"/>
    <w:next w:val="Normal"/>
    <w:link w:val="IntenseQuoteChar"/>
    <w:uiPriority w:val="30"/>
    <w:qFormat/>
    <w:rsid w:val="00934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370"/>
    <w:rPr>
      <w:i/>
      <w:iCs/>
      <w:color w:val="0F4761" w:themeColor="accent1" w:themeShade="BF"/>
    </w:rPr>
  </w:style>
  <w:style w:type="character" w:styleId="IntenseReference">
    <w:name w:val="Intense Reference"/>
    <w:basedOn w:val="DefaultParagraphFont"/>
    <w:uiPriority w:val="32"/>
    <w:qFormat/>
    <w:rsid w:val="00934370"/>
    <w:rPr>
      <w:b/>
      <w:bCs/>
      <w:smallCaps/>
      <w:color w:val="0F4761" w:themeColor="accent1" w:themeShade="BF"/>
      <w:spacing w:val="5"/>
    </w:rPr>
  </w:style>
  <w:style w:type="paragraph" w:styleId="Header">
    <w:name w:val="header"/>
    <w:basedOn w:val="Normal"/>
    <w:link w:val="HeaderChar"/>
    <w:uiPriority w:val="99"/>
    <w:unhideWhenUsed/>
    <w:rsid w:val="000C39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3910"/>
  </w:style>
  <w:style w:type="paragraph" w:styleId="Footer">
    <w:name w:val="footer"/>
    <w:basedOn w:val="Normal"/>
    <w:link w:val="FooterChar"/>
    <w:uiPriority w:val="99"/>
    <w:unhideWhenUsed/>
    <w:rsid w:val="000C39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3910"/>
  </w:style>
  <w:style w:type="paragraph" w:styleId="Revision">
    <w:name w:val="Revision"/>
    <w:hidden/>
    <w:uiPriority w:val="99"/>
    <w:semiHidden/>
    <w:rsid w:val="00EF18EF"/>
    <w:pPr>
      <w:spacing w:after="0" w:line="240" w:lineRule="auto"/>
    </w:pPr>
  </w:style>
  <w:style w:type="character" w:styleId="CommentReference">
    <w:name w:val="annotation reference"/>
    <w:basedOn w:val="DefaultParagraphFont"/>
    <w:uiPriority w:val="99"/>
    <w:semiHidden/>
    <w:unhideWhenUsed/>
    <w:rsid w:val="00541281"/>
    <w:rPr>
      <w:sz w:val="16"/>
      <w:szCs w:val="16"/>
    </w:rPr>
  </w:style>
  <w:style w:type="paragraph" w:styleId="CommentText">
    <w:name w:val="annotation text"/>
    <w:basedOn w:val="Normal"/>
    <w:link w:val="CommentTextChar"/>
    <w:uiPriority w:val="99"/>
    <w:unhideWhenUsed/>
    <w:rsid w:val="00541281"/>
    <w:pPr>
      <w:spacing w:line="240" w:lineRule="auto"/>
    </w:pPr>
    <w:rPr>
      <w:sz w:val="20"/>
      <w:szCs w:val="20"/>
    </w:rPr>
  </w:style>
  <w:style w:type="character" w:customStyle="1" w:styleId="CommentTextChar">
    <w:name w:val="Comment Text Char"/>
    <w:basedOn w:val="DefaultParagraphFont"/>
    <w:link w:val="CommentText"/>
    <w:uiPriority w:val="99"/>
    <w:rsid w:val="00541281"/>
    <w:rPr>
      <w:sz w:val="20"/>
      <w:szCs w:val="20"/>
    </w:rPr>
  </w:style>
  <w:style w:type="paragraph" w:styleId="CommentSubject">
    <w:name w:val="annotation subject"/>
    <w:basedOn w:val="CommentText"/>
    <w:next w:val="CommentText"/>
    <w:link w:val="CommentSubjectChar"/>
    <w:uiPriority w:val="99"/>
    <w:semiHidden/>
    <w:unhideWhenUsed/>
    <w:rsid w:val="00541281"/>
    <w:rPr>
      <w:b/>
      <w:bCs/>
    </w:rPr>
  </w:style>
  <w:style w:type="character" w:customStyle="1" w:styleId="CommentSubjectChar">
    <w:name w:val="Comment Subject Char"/>
    <w:basedOn w:val="CommentTextChar"/>
    <w:link w:val="CommentSubject"/>
    <w:uiPriority w:val="99"/>
    <w:semiHidden/>
    <w:rsid w:val="00541281"/>
    <w:rPr>
      <w:b/>
      <w:bCs/>
      <w:sz w:val="20"/>
      <w:szCs w:val="20"/>
    </w:rPr>
  </w:style>
  <w:style w:type="paragraph" w:styleId="FootnoteText">
    <w:name w:val="footnote text"/>
    <w:basedOn w:val="Normal"/>
    <w:link w:val="FootnoteTextChar"/>
    <w:uiPriority w:val="99"/>
    <w:semiHidden/>
    <w:unhideWhenUsed/>
    <w:rsid w:val="005F58B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F58B6"/>
    <w:rPr>
      <w:sz w:val="20"/>
      <w:szCs w:val="20"/>
    </w:rPr>
  </w:style>
  <w:style w:type="character" w:styleId="FootnoteReference">
    <w:name w:val="footnote reference"/>
    <w:basedOn w:val="DefaultParagraphFont"/>
    <w:uiPriority w:val="99"/>
    <w:semiHidden/>
    <w:unhideWhenUsed/>
    <w:rsid w:val="005F58B6"/>
    <w:rPr>
      <w:vertAlign w:val="superscript"/>
    </w:rPr>
  </w:style>
  <w:style w:type="table" w:styleId="TableGrid">
    <w:name w:val="Table Grid"/>
    <w:basedOn w:val="TableNormal"/>
    <w:uiPriority w:val="39"/>
    <w:rsid w:val="008F7C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388112">
      <w:bodyDiv w:val="1"/>
      <w:marLeft w:val="0"/>
      <w:marRight w:val="0"/>
      <w:marTop w:val="0"/>
      <w:marBottom w:val="0"/>
      <w:divBdr>
        <w:top w:val="none" w:sz="0" w:space="0" w:color="auto"/>
        <w:left w:val="none" w:sz="0" w:space="0" w:color="auto"/>
        <w:bottom w:val="none" w:sz="0" w:space="0" w:color="auto"/>
        <w:right w:val="none" w:sz="0" w:space="0" w:color="auto"/>
      </w:divBdr>
    </w:div>
    <w:div w:id="1251234679">
      <w:bodyDiv w:val="1"/>
      <w:marLeft w:val="0"/>
      <w:marRight w:val="0"/>
      <w:marTop w:val="0"/>
      <w:marBottom w:val="0"/>
      <w:divBdr>
        <w:top w:val="none" w:sz="0" w:space="0" w:color="auto"/>
        <w:left w:val="none" w:sz="0" w:space="0" w:color="auto"/>
        <w:bottom w:val="none" w:sz="0" w:space="0" w:color="auto"/>
        <w:right w:val="none" w:sz="0" w:space="0" w:color="auto"/>
      </w:divBdr>
    </w:div>
    <w:div w:id="1772237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8A382-E1DD-4758-8F4D-0A8BD600C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10</Pages>
  <Words>1565</Words>
  <Characters>8924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Engelke</dc:creator>
  <cp:keywords/>
  <dc:description/>
  <cp:lastModifiedBy>Dr. Nathaniel A. Frissell Ph.D.</cp:lastModifiedBy>
  <cp:revision>9</cp:revision>
  <dcterms:created xsi:type="dcterms:W3CDTF">2025-06-17T15:21:00Z</dcterms:created>
  <dcterms:modified xsi:type="dcterms:W3CDTF">2025-06-18T19:24:00Z</dcterms:modified>
</cp:coreProperties>
</file>